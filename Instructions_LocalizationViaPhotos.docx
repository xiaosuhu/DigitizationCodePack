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3D6C" w14:textId="77777777" w:rsidR="00474803" w:rsidRDefault="00103A11" w:rsidP="00474803">
      <w:pPr>
        <w:jc w:val="center"/>
        <w:rPr>
          <w:rFonts w:ascii="Arial" w:hAnsi="Arial" w:cs="Times New Roman"/>
          <w:b/>
          <w:bCs/>
          <w:color w:val="454545"/>
          <w:lang w:bidi="ne-NP"/>
        </w:rPr>
      </w:pPr>
      <w:r w:rsidRPr="00A96DA5">
        <w:rPr>
          <w:rFonts w:ascii="Arial" w:hAnsi="Arial" w:cs="Times New Roman"/>
          <w:b/>
          <w:bCs/>
          <w:color w:val="454545"/>
          <w:lang w:bidi="ne-NP"/>
        </w:rPr>
        <w:t xml:space="preserve">Instructions for Gathering </w:t>
      </w:r>
      <w:r w:rsidRPr="00103A11">
        <w:rPr>
          <w:rFonts w:ascii="Arial" w:hAnsi="Arial" w:cs="Times New Roman"/>
          <w:b/>
          <w:bCs/>
          <w:color w:val="454545"/>
          <w:lang w:bidi="ne-NP"/>
        </w:rPr>
        <w:t>Digit Points from Photos using VisualSFM</w:t>
      </w:r>
    </w:p>
    <w:p w14:paraId="1BA408CD" w14:textId="3C8336DF" w:rsidR="00456A28" w:rsidRPr="00103A11" w:rsidRDefault="00456A28" w:rsidP="00474803">
      <w:pPr>
        <w:jc w:val="center"/>
        <w:rPr>
          <w:rFonts w:ascii="Arial" w:hAnsi="Arial" w:cs="Times New Roman"/>
          <w:b/>
          <w:bCs/>
          <w:color w:val="454545"/>
          <w:lang w:bidi="ne-NP"/>
        </w:rPr>
      </w:pPr>
      <w:r w:rsidRPr="00456A28">
        <w:rPr>
          <w:rFonts w:ascii="Arial" w:hAnsi="Arial" w:cs="Times New Roman"/>
          <w:color w:val="454545"/>
          <w:lang w:bidi="ne-NP"/>
        </w:rPr>
        <w:t xml:space="preserve">Software needed: </w:t>
      </w:r>
      <w:r>
        <w:rPr>
          <w:rFonts w:ascii="Arial" w:hAnsi="Arial" w:cs="Times New Roman"/>
          <w:color w:val="454545"/>
          <w:lang w:bidi="ne-NP"/>
        </w:rPr>
        <w:t xml:space="preserve">VisualSFM, </w:t>
      </w:r>
      <w:r w:rsidR="00474803">
        <w:rPr>
          <w:rFonts w:ascii="Arial" w:hAnsi="Arial" w:cs="Times New Roman"/>
          <w:color w:val="454545"/>
          <w:lang w:bidi="ne-NP"/>
        </w:rPr>
        <w:t>MeshLab, Matlab</w:t>
      </w:r>
    </w:p>
    <w:p w14:paraId="11B64E35" w14:textId="77777777" w:rsidR="00103A11" w:rsidRPr="00103A11" w:rsidRDefault="00103A11" w:rsidP="00103A11">
      <w:pPr>
        <w:rPr>
          <w:rFonts w:ascii="Arial" w:hAnsi="Arial" w:cs="Times New Roman"/>
          <w:color w:val="454545"/>
          <w:lang w:bidi="ne-NP"/>
        </w:rPr>
      </w:pPr>
    </w:p>
    <w:p w14:paraId="31CAF0CB" w14:textId="304156ED" w:rsidR="008138D8" w:rsidRPr="008138D8" w:rsidRDefault="008138D8">
      <w:pPr>
        <w:pStyle w:val="Title"/>
        <w:rPr>
          <w:ins w:id="0" w:author="Hu, Xiaosu" w:date="2017-07-17T10:57:00Z"/>
          <w:lang w:bidi="ne-NP"/>
          <w:rPrChange w:id="1" w:author="Hu, Xiaosu" w:date="2017-07-17T10:58:00Z">
            <w:rPr>
              <w:ins w:id="2" w:author="Hu, Xiaosu" w:date="2017-07-17T10:57:00Z"/>
              <w:rFonts w:ascii="Arial" w:eastAsia="Times New Roman" w:hAnsi="Arial" w:cs="Times New Roman"/>
              <w:color w:val="454545"/>
              <w:lang w:bidi="ne-NP"/>
            </w:rPr>
          </w:rPrChange>
        </w:rPr>
        <w:pPrChange w:id="3" w:author="Nan Zhang" w:date="2017-07-18T13:57:00Z">
          <w:pPr>
            <w:numPr>
              <w:numId w:val="1"/>
            </w:numPr>
            <w:tabs>
              <w:tab w:val="num" w:pos="720"/>
            </w:tabs>
            <w:ind w:left="720" w:hanging="360"/>
          </w:pPr>
        </w:pPrChange>
      </w:pPr>
      <w:ins w:id="4" w:author="Hu, Xiaosu" w:date="2017-07-17T10:57:00Z">
        <w:r w:rsidRPr="008138D8">
          <w:rPr>
            <w:lang w:bidi="ne-NP"/>
            <w:rPrChange w:id="5" w:author="Hu, Xiaosu" w:date="2017-07-17T10:58:00Z">
              <w:rPr>
                <w:rFonts w:ascii="Arial" w:eastAsia="Times New Roman" w:hAnsi="Arial" w:cs="Times New Roman"/>
                <w:color w:val="454545"/>
                <w:lang w:bidi="ne-NP"/>
              </w:rPr>
            </w:rPrChange>
          </w:rPr>
          <w:t>Sparse reconstruction</w:t>
        </w:r>
      </w:ins>
    </w:p>
    <w:p w14:paraId="19E2F75C" w14:textId="792C411D"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Open VisualSFM (can only use on PC computers)</w:t>
      </w:r>
      <w:r w:rsidRPr="00A96DA5">
        <w:rPr>
          <w:rFonts w:ascii="Arial" w:eastAsia="Times New Roman" w:hAnsi="Arial" w:cs="Times New Roman"/>
          <w:color w:val="454545"/>
          <w:lang w:bidi="ne-NP"/>
        </w:rPr>
        <w:t> </w:t>
      </w:r>
    </w:p>
    <w:p w14:paraId="33384F6D" w14:textId="6B237FDB"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Open folder with participant photos</w:t>
      </w:r>
      <w:ins w:id="6" w:author="Nan Zhang" w:date="2017-07-21T12:31:00Z">
        <w:r w:rsidR="00AC3D04">
          <w:rPr>
            <w:rFonts w:ascii="Arial" w:eastAsia="Times New Roman" w:hAnsi="Arial" w:cs="Times New Roman"/>
            <w:color w:val="454545"/>
            <w:lang w:bidi="ne-NP"/>
          </w:rPr>
          <w:t xml:space="preserve"> </w:t>
        </w:r>
      </w:ins>
      <w:del w:id="7" w:author="Nan Zhang" w:date="2017-07-21T12:31:00Z">
        <w:r w:rsidRPr="00A96DA5" w:rsidDel="00AC3D04">
          <w:rPr>
            <w:rFonts w:ascii="Arial" w:eastAsia="Times New Roman" w:hAnsi="Arial" w:cs="Times New Roman"/>
            <w:color w:val="454545"/>
            <w:lang w:bidi="ne-NP"/>
          </w:rPr>
          <w:delText> </w:delText>
        </w:r>
      </w:del>
      <w:ins w:id="8" w:author="Hu, Xiaosu" w:date="2017-07-17T10:56:00Z">
        <w:del w:id="9" w:author="Nan Zhang" w:date="2017-07-21T12:31:00Z">
          <w:r w:rsidR="008138D8" w:rsidDel="00AC3D04">
            <w:rPr>
              <w:rFonts w:ascii="Arial" w:eastAsia="DengXian" w:hAnsi="Arial" w:cs="Times New Roman" w:hint="eastAsia"/>
              <w:color w:val="454545"/>
              <w:lang w:eastAsia="zh-CN" w:bidi="ne-NP"/>
            </w:rPr>
            <w:delText>（</w:delText>
          </w:r>
        </w:del>
      </w:ins>
      <w:ins w:id="10" w:author="Nan Zhang" w:date="2017-07-21T12:31:00Z">
        <w:r w:rsidR="00AC3D04">
          <w:rPr>
            <w:rFonts w:ascii="Arial" w:eastAsia="DengXian" w:hAnsi="Arial" w:cs="Times New Roman" w:hint="eastAsia"/>
            <w:color w:val="454545"/>
            <w:lang w:eastAsia="zh-CN" w:bidi="ne-NP"/>
          </w:rPr>
          <w:t>(</w:t>
        </w:r>
      </w:ins>
      <w:ins w:id="11" w:author="Hu, Xiaosu" w:date="2017-07-17T10:56:00Z">
        <w:r w:rsidR="008138D8">
          <w:rPr>
            <w:rFonts w:ascii="Arial" w:eastAsia="DengXian" w:hAnsi="Arial" w:cs="Times New Roman"/>
            <w:color w:val="454545"/>
            <w:lang w:eastAsia="zh-CN" w:bidi="ne-NP"/>
          </w:rPr>
          <w:t>click on the second one in the standard toolbar)</w:t>
        </w:r>
      </w:ins>
    </w:p>
    <w:p w14:paraId="124BDB9F" w14:textId="77777777"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Select all photos and load (takes a minute to load)</w:t>
      </w:r>
      <w:r w:rsidRPr="00A96DA5">
        <w:rPr>
          <w:rFonts w:ascii="Arial" w:eastAsia="Times New Roman" w:hAnsi="Arial" w:cs="Times New Roman"/>
          <w:color w:val="454545"/>
          <w:lang w:bidi="ne-NP"/>
        </w:rPr>
        <w:t> </w:t>
      </w:r>
    </w:p>
    <w:p w14:paraId="03352022" w14:textId="224E8E7A"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Click</w:t>
      </w:r>
      <w:r w:rsidR="00894FE7">
        <w:rPr>
          <w:rFonts w:ascii="Arial" w:eastAsia="Times New Roman" w:hAnsi="Arial" w:cs="Times New Roman"/>
          <w:color w:val="454545"/>
          <w:lang w:bidi="ne-NP"/>
        </w:rPr>
        <w:t xml:space="preserve"> on ‘Compute </w:t>
      </w:r>
      <w:r w:rsidRPr="00103A11">
        <w:rPr>
          <w:rFonts w:ascii="Arial" w:eastAsia="Times New Roman" w:hAnsi="Arial" w:cs="Times New Roman"/>
          <w:color w:val="454545"/>
          <w:lang w:bidi="ne-NP"/>
        </w:rPr>
        <w:t>Missing Matches’</w:t>
      </w:r>
      <w:ins w:id="12" w:author="Nan Zhang" w:date="2017-07-19T09:10:00Z">
        <w:r w:rsidR="009B66B1">
          <w:rPr>
            <w:rFonts w:ascii="Arial" w:eastAsia="Times New Roman" w:hAnsi="Arial" w:cs="Times New Roman"/>
            <w:color w:val="454545"/>
            <w:lang w:bidi="ne-NP"/>
          </w:rPr>
          <w:t xml:space="preserve">. </w:t>
        </w:r>
      </w:ins>
      <w:ins w:id="13" w:author="Nan Zhang" w:date="2017-07-19T09:13:00Z">
        <w:r w:rsidR="00926B98">
          <w:rPr>
            <w:rFonts w:ascii="Arial" w:eastAsia="Times New Roman" w:hAnsi="Arial" w:cs="Times New Roman"/>
            <w:color w:val="454545"/>
            <w:lang w:bidi="ne-NP"/>
          </w:rPr>
          <w:t>(</w:t>
        </w:r>
      </w:ins>
      <w:ins w:id="14" w:author="Nan Zhang" w:date="2017-07-21T12:31:00Z">
        <w:r w:rsidR="00AC3D04">
          <w:rPr>
            <w:rFonts w:ascii="Arial" w:eastAsia="Times New Roman" w:hAnsi="Arial" w:cs="Times New Roman"/>
            <w:color w:val="454545"/>
            <w:lang w:bidi="ne-NP"/>
          </w:rPr>
          <w:t xml:space="preserve">takes </w:t>
        </w:r>
      </w:ins>
      <w:ins w:id="15" w:author="Nan Zhang" w:date="2017-07-21T12:42:00Z">
        <w:r w:rsidR="00D458C4">
          <w:rPr>
            <w:rFonts w:ascii="Arial" w:eastAsia="Times New Roman" w:hAnsi="Arial" w:cs="Times New Roman"/>
            <w:color w:val="454545"/>
            <w:lang w:bidi="ne-NP"/>
          </w:rPr>
          <w:t xml:space="preserve">long </w:t>
        </w:r>
      </w:ins>
      <w:ins w:id="16" w:author="Nan Zhang" w:date="2017-07-21T12:31:00Z">
        <w:r w:rsidR="00AC3D04">
          <w:rPr>
            <w:rFonts w:ascii="Arial" w:eastAsia="Times New Roman" w:hAnsi="Arial" w:cs="Times New Roman"/>
            <w:color w:val="454545"/>
            <w:lang w:bidi="ne-NP"/>
          </w:rPr>
          <w:t>time</w:t>
        </w:r>
        <w:r w:rsidR="00AC3D04">
          <w:rPr>
            <w:rFonts w:ascii="Arial" w:eastAsia="Times New Roman" w:hAnsi="Arial" w:cs="Times New Roman"/>
            <w:color w:val="454545"/>
            <w:lang w:bidi="ne-NP"/>
          </w:rPr>
          <w:t xml:space="preserve">; </w:t>
        </w:r>
      </w:ins>
      <w:ins w:id="17" w:author="Nan Zhang" w:date="2017-07-21T12:32:00Z">
        <w:r w:rsidR="00AC3D04">
          <w:rPr>
            <w:rFonts w:ascii="Arial" w:eastAsia="Times New Roman" w:hAnsi="Arial" w:cs="Times New Roman"/>
            <w:color w:val="454545"/>
            <w:lang w:bidi="ne-NP"/>
          </w:rPr>
          <w:t>a</w:t>
        </w:r>
      </w:ins>
      <w:ins w:id="18" w:author="Nan Zhang" w:date="2017-07-19T09:10:00Z">
        <w:r w:rsidR="009B66B1">
          <w:rPr>
            <w:rFonts w:ascii="Arial" w:eastAsia="Times New Roman" w:hAnsi="Arial" w:cs="Times New Roman"/>
            <w:color w:val="454545"/>
            <w:lang w:bidi="ne-NP"/>
          </w:rPr>
          <w:t>fter this step, the folder with original photos will have many .sift files</w:t>
        </w:r>
      </w:ins>
      <w:ins w:id="19" w:author="Nan Zhang" w:date="2017-07-19T09:11:00Z">
        <w:r w:rsidR="00926B98">
          <w:rPr>
            <w:rFonts w:ascii="Arial" w:eastAsia="Times New Roman" w:hAnsi="Arial" w:cs="Times New Roman"/>
            <w:color w:val="454545"/>
            <w:lang w:bidi="ne-NP"/>
          </w:rPr>
          <w:t xml:space="preserve"> and .m files named after the </w:t>
        </w:r>
      </w:ins>
      <w:ins w:id="20" w:author="Nan Zhang" w:date="2017-07-21T12:32:00Z">
        <w:r w:rsidR="00AC3D04">
          <w:rPr>
            <w:rFonts w:ascii="Arial" w:eastAsia="Times New Roman" w:hAnsi="Arial" w:cs="Times New Roman"/>
            <w:color w:val="454545"/>
            <w:lang w:bidi="ne-NP"/>
          </w:rPr>
          <w:t xml:space="preserve">relevant </w:t>
        </w:r>
      </w:ins>
      <w:ins w:id="21" w:author="Nan Zhang" w:date="2017-07-19T09:11:00Z">
        <w:r w:rsidR="00926B98">
          <w:rPr>
            <w:rFonts w:ascii="Arial" w:eastAsia="Times New Roman" w:hAnsi="Arial" w:cs="Times New Roman"/>
            <w:color w:val="454545"/>
            <w:lang w:bidi="ne-NP"/>
          </w:rPr>
          <w:t>names of photos)</w:t>
        </w:r>
      </w:ins>
      <w:ins w:id="22" w:author="Nan Zhang" w:date="2017-07-19T09:10:00Z">
        <w:r w:rsidR="009B66B1">
          <w:rPr>
            <w:rFonts w:ascii="Arial" w:eastAsia="Times New Roman" w:hAnsi="Arial" w:cs="Times New Roman"/>
            <w:color w:val="454545"/>
            <w:lang w:bidi="ne-NP"/>
          </w:rPr>
          <w:t>.</w:t>
        </w:r>
      </w:ins>
    </w:p>
    <w:p w14:paraId="281E62C3" w14:textId="6794CFE9"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Click on SFM &gt; Reconstruct Sparse (will run algorithm and try to match the location of the photos to a 3d head; takes time)</w:t>
      </w:r>
      <w:r w:rsidR="000D7068" w:rsidRPr="000D7068">
        <w:rPr>
          <w:rFonts w:ascii="Arial" w:eastAsia="DengXian" w:hAnsi="Arial" w:cs="Times New Roman" w:hint="eastAsia"/>
          <w:color w:val="454545"/>
          <w:lang w:eastAsia="zh-CN" w:bidi="ne-NP"/>
        </w:rPr>
        <w:t xml:space="preserve"> </w:t>
      </w:r>
    </w:p>
    <w:p w14:paraId="1911BDE8" w14:textId="5DF7724E" w:rsidR="004C7C66" w:rsidRDefault="00103A11" w:rsidP="004C7C66">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 xml:space="preserve">Result </w:t>
      </w:r>
      <w:r w:rsidR="0032609C">
        <w:rPr>
          <w:rFonts w:ascii="Arial" w:eastAsia="Times New Roman" w:hAnsi="Arial" w:cs="Times New Roman"/>
          <w:color w:val="454545"/>
          <w:lang w:bidi="ne-NP"/>
        </w:rPr>
        <w:t xml:space="preserve">should look something like </w:t>
      </w:r>
      <w:r w:rsidR="004C7C66">
        <w:rPr>
          <w:rFonts w:ascii="Arial" w:eastAsia="Times New Roman" w:hAnsi="Arial" w:cs="Times New Roman"/>
          <w:color w:val="454545"/>
          <w:lang w:bidi="ne-NP"/>
        </w:rPr>
        <w:t>Picture 1</w:t>
      </w:r>
      <w:del w:id="23" w:author="Hu, Xiaosu" w:date="2017-07-17T10:43:00Z">
        <w:r w:rsidR="000D7068" w:rsidDel="0009717C">
          <w:rPr>
            <w:rFonts w:ascii="Arial" w:eastAsia="DengXian" w:hAnsi="Arial" w:cs="Times New Roman" w:hint="eastAsia"/>
            <w:color w:val="454545"/>
            <w:lang w:eastAsia="zh-CN" w:bidi="ne-NP"/>
          </w:rPr>
          <w:delText>，</w:delText>
        </w:r>
      </w:del>
      <w:del w:id="24" w:author="Hu, Xiaosu" w:date="2017-07-15T15:35:00Z">
        <w:r w:rsidR="000D7068" w:rsidDel="000D7068">
          <w:rPr>
            <w:rFonts w:ascii="Arial" w:eastAsia="DengXian" w:hAnsi="Arial" w:cs="Times New Roman" w:hint="eastAsia"/>
            <w:color w:val="454545"/>
            <w:lang w:eastAsia="zh-CN" w:bidi="ne-NP"/>
          </w:rPr>
          <w:delText>生成</w:delText>
        </w:r>
        <w:r w:rsidR="000D7068" w:rsidDel="000D7068">
          <w:rPr>
            <w:rFonts w:ascii="Arial" w:eastAsia="DengXian" w:hAnsi="Arial" w:cs="Times New Roman" w:hint="eastAsia"/>
            <w:color w:val="454545"/>
            <w:lang w:eastAsia="zh-CN" w:bidi="ne-NP"/>
          </w:rPr>
          <w:delText>ncm</w:delText>
        </w:r>
        <w:r w:rsidR="000D7068" w:rsidDel="000D7068">
          <w:rPr>
            <w:rFonts w:ascii="Arial" w:eastAsia="DengXian" w:hAnsi="Arial" w:cs="Times New Roman" w:hint="eastAsia"/>
            <w:color w:val="454545"/>
            <w:lang w:eastAsia="zh-CN" w:bidi="ne-NP"/>
          </w:rPr>
          <w:delText>文件</w:delText>
        </w:r>
      </w:del>
    </w:p>
    <w:p w14:paraId="03C5517D" w14:textId="318CA61D" w:rsidR="0020379A" w:rsidRDefault="0020379A" w:rsidP="004C7C66">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 xml:space="preserve">If there exists more than one model, </w:t>
      </w:r>
      <w:r w:rsidR="0033358A">
        <w:rPr>
          <w:rFonts w:ascii="Arial" w:eastAsia="Times New Roman" w:hAnsi="Arial" w:cs="Times New Roman"/>
          <w:color w:val="454545"/>
          <w:lang w:bidi="ne-NP"/>
        </w:rPr>
        <w:t>go to SfM-delete selected model</w:t>
      </w:r>
      <w:ins w:id="25" w:author="Nan Zhang" w:date="2017-07-18T14:07:00Z">
        <w:r w:rsidR="00F36E8D">
          <w:rPr>
            <w:rFonts w:ascii="Arial" w:eastAsia="Times New Roman" w:hAnsi="Arial" w:cs="Times New Roman"/>
            <w:color w:val="454545"/>
            <w:lang w:bidi="ne-NP"/>
          </w:rPr>
          <w:t xml:space="preserve"> (You can click on </w:t>
        </w:r>
      </w:ins>
      <w:ins w:id="26" w:author="Nan Zhang" w:date="2017-07-18T14:08:00Z">
        <w:r w:rsidR="000441B1">
          <w:rPr>
            <w:rFonts w:ascii="Arial" w:eastAsia="Times New Roman" w:hAnsi="Arial" w:cs="Times New Roman"/>
            <w:color w:val="454545"/>
            <w:lang w:bidi="ne-NP"/>
          </w:rPr>
          <w:t>‘</w:t>
        </w:r>
      </w:ins>
      <w:ins w:id="27" w:author="Nan Zhang" w:date="2017-07-18T14:07:00Z">
        <w:r w:rsidR="00F36E8D">
          <w:rPr>
            <w:rFonts w:ascii="Arial" w:eastAsia="Times New Roman" w:hAnsi="Arial" w:cs="Times New Roman"/>
            <w:color w:val="454545"/>
            <w:lang w:bidi="ne-NP"/>
          </w:rPr>
          <w:t>show single/multiple model</w:t>
        </w:r>
      </w:ins>
      <w:ins w:id="28" w:author="Nan Zhang" w:date="2017-07-18T14:08:00Z">
        <w:r w:rsidR="000441B1">
          <w:rPr>
            <w:rFonts w:ascii="Arial" w:eastAsia="Times New Roman" w:hAnsi="Arial" w:cs="Times New Roman"/>
            <w:color w:val="454545"/>
            <w:lang w:bidi="ne-NP"/>
          </w:rPr>
          <w:t>s’</w:t>
        </w:r>
      </w:ins>
      <w:ins w:id="29" w:author="Nan Zhang" w:date="2017-07-18T14:07:00Z">
        <w:r w:rsidR="00F36E8D">
          <w:rPr>
            <w:rFonts w:ascii="Arial" w:eastAsia="Times New Roman" w:hAnsi="Arial" w:cs="Times New Roman"/>
            <w:color w:val="454545"/>
            <w:lang w:bidi="ne-NP"/>
          </w:rPr>
          <w:t xml:space="preserve"> to make the picture show like </w:t>
        </w:r>
      </w:ins>
      <w:ins w:id="30" w:author="Nan Zhang" w:date="2017-07-18T14:08:00Z">
        <w:r w:rsidR="000441B1">
          <w:rPr>
            <w:rFonts w:ascii="Arial" w:eastAsia="Times New Roman" w:hAnsi="Arial" w:cs="Times New Roman"/>
            <w:color w:val="454545"/>
            <w:lang w:bidi="ne-NP"/>
          </w:rPr>
          <w:t>below one</w:t>
        </w:r>
      </w:ins>
      <w:ins w:id="31" w:author="Nan Zhang" w:date="2017-07-21T12:37:00Z">
        <w:r w:rsidR="00D458C4">
          <w:rPr>
            <w:rFonts w:ascii="Arial" w:eastAsiaTheme="minorEastAsia" w:hAnsi="Arial" w:cs="Times New Roman" w:hint="eastAsia"/>
            <w:color w:val="454545"/>
            <w:lang w:eastAsia="zh-CN" w:bidi="ne-NP"/>
          </w:rPr>
          <w:t xml:space="preserve">, </w:t>
        </w:r>
        <w:r w:rsidR="00917A97">
          <w:rPr>
            <w:rFonts w:ascii="Arial" w:eastAsiaTheme="minorEastAsia" w:hAnsi="Arial" w:cs="Times New Roman"/>
            <w:color w:val="454545"/>
            <w:lang w:eastAsia="zh-CN" w:bidi="ne-NP"/>
          </w:rPr>
          <w:t>and tap right and left to show how many models are there.</w:t>
        </w:r>
      </w:ins>
      <w:ins w:id="32" w:author="Nan Zhang" w:date="2017-07-18T14:07:00Z">
        <w:r w:rsidR="00F36E8D">
          <w:rPr>
            <w:rFonts w:ascii="Arial" w:eastAsia="Times New Roman" w:hAnsi="Arial" w:cs="Times New Roman"/>
            <w:color w:val="454545"/>
            <w:lang w:bidi="ne-NP"/>
          </w:rPr>
          <w:t>)</w:t>
        </w:r>
      </w:ins>
    </w:p>
    <w:p w14:paraId="20CE4D4A" w14:textId="25DB91F5" w:rsidR="00917A97" w:rsidRDefault="00D458C4" w:rsidP="00917A97">
      <w:pPr>
        <w:keepNext/>
        <w:ind w:left="720"/>
        <w:rPr>
          <w:ins w:id="33" w:author="Nan Zhang" w:date="2017-07-21T12:34:00Z"/>
        </w:rPr>
        <w:pPrChange w:id="34" w:author="Nan Zhang" w:date="2017-07-21T12:37:00Z">
          <w:pPr>
            <w:numPr>
              <w:numId w:val="1"/>
            </w:numPr>
            <w:tabs>
              <w:tab w:val="num" w:pos="720"/>
            </w:tabs>
            <w:ind w:left="720" w:hanging="360"/>
          </w:pPr>
        </w:pPrChange>
      </w:pPr>
      <w:ins w:id="35" w:author="Nan Zhang" w:date="2017-07-21T12:46:00Z">
        <w:r>
          <w:rPr>
            <w:noProof/>
          </w:rPr>
          <mc:AlternateContent>
            <mc:Choice Requires="wps">
              <w:drawing>
                <wp:anchor distT="0" distB="0" distL="114300" distR="114300" simplePos="0" relativeHeight="251668480" behindDoc="0" locked="0" layoutInCell="1" allowOverlap="1" wp14:anchorId="737B2603" wp14:editId="29082CB4">
                  <wp:simplePos x="0" y="0"/>
                  <wp:positionH relativeFrom="column">
                    <wp:posOffset>1694815</wp:posOffset>
                  </wp:positionH>
                  <wp:positionV relativeFrom="paragraph">
                    <wp:posOffset>2046605</wp:posOffset>
                  </wp:positionV>
                  <wp:extent cx="29184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1BBFB0A5" w14:textId="7260239A" w:rsidR="00D458C4" w:rsidRPr="000158EF" w:rsidRDefault="00D458C4" w:rsidP="00D458C4">
                              <w:pPr>
                                <w:pStyle w:val="Caption"/>
                                <w:jc w:val="center"/>
                                <w:rPr>
                                  <w:noProof/>
                                  <w:sz w:val="24"/>
                                  <w:szCs w:val="24"/>
                                </w:rPr>
                                <w:pPrChange w:id="36" w:author="Nan Zhang" w:date="2017-07-21T12:46:00Z">
                                  <w:pPr>
                                    <w:keepNext/>
                                    <w:ind w:left="720"/>
                                  </w:pPr>
                                </w:pPrChange>
                              </w:pPr>
                              <w:ins w:id="37" w:author="Nan Zhang" w:date="2017-07-21T12:46:00Z">
                                <w:r>
                                  <w:t xml:space="preserve">Picture </w:t>
                                </w:r>
                                <w:r>
                                  <w:fldChar w:fldCharType="begin"/>
                                </w:r>
                                <w:r>
                                  <w:instrText xml:space="preserve"> SEQ Picture \* ARABIC </w:instrText>
                                </w:r>
                              </w:ins>
                              <w:r>
                                <w:fldChar w:fldCharType="separate"/>
                              </w:r>
                              <w:ins w:id="38" w:author="Nan Zhang" w:date="2017-07-21T12:57:00Z">
                                <w:r w:rsidR="00FD6274">
                                  <w:rPr>
                                    <w:noProof/>
                                  </w:rPr>
                                  <w:t>1</w:t>
                                </w:r>
                              </w:ins>
                              <w:ins w:id="39" w:author="Nan Zhang" w:date="2017-07-21T12:46:00Z">
                                <w:r>
                                  <w:fldChar w:fldCharType="end"/>
                                </w:r>
                                <w:r w:rsidRPr="008C4D23">
                                  <w:t>Result of sparse reconstruction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7B2603" id="_x0000_t202" coordsize="21600,21600" o:spt="202" path="m,l,21600r21600,l21600,xe">
                  <v:stroke joinstyle="miter"/>
                  <v:path gradientshapeok="t" o:connecttype="rect"/>
                </v:shapetype>
                <v:shape id="Text Box 7" o:spid="_x0000_s1026" type="#_x0000_t202" style="position:absolute;left:0;text-align:left;margin-left:133.45pt;margin-top:161.15pt;width:229.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" stroked="f">
                  <v:textbox style="mso-fit-shape-to-text:t" inset="0,0,0,0">
                    <w:txbxContent>
                      <w:p w14:paraId="1BBFB0A5" w14:textId="7260239A" w:rsidR="00D458C4" w:rsidRPr="000158EF" w:rsidRDefault="00D458C4" w:rsidP="00D458C4">
                        <w:pPr>
                          <w:pStyle w:val="Caption"/>
                          <w:jc w:val="center"/>
                          <w:rPr>
                            <w:noProof/>
                            <w:sz w:val="24"/>
                            <w:szCs w:val="24"/>
                          </w:rPr>
                          <w:pPrChange w:id="40" w:author="Nan Zhang" w:date="2017-07-21T12:46:00Z">
                            <w:pPr>
                              <w:keepNext/>
                              <w:ind w:left="720"/>
                            </w:pPr>
                          </w:pPrChange>
                        </w:pPr>
                        <w:ins w:id="41" w:author="Nan Zhang" w:date="2017-07-21T12:46:00Z">
                          <w:r>
                            <w:t xml:space="preserve">Picture </w:t>
                          </w:r>
                          <w:r>
                            <w:fldChar w:fldCharType="begin"/>
                          </w:r>
                          <w:r>
                            <w:instrText xml:space="preserve"> SEQ Picture \* ARABIC </w:instrText>
                          </w:r>
                        </w:ins>
                        <w:r>
                          <w:fldChar w:fldCharType="separate"/>
                        </w:r>
                        <w:ins w:id="42" w:author="Nan Zhang" w:date="2017-07-21T12:57:00Z">
                          <w:r w:rsidR="00FD6274">
                            <w:rPr>
                              <w:noProof/>
                            </w:rPr>
                            <w:t>1</w:t>
                          </w:r>
                        </w:ins>
                        <w:ins w:id="43" w:author="Nan Zhang" w:date="2017-07-21T12:46:00Z">
                          <w:r>
                            <w:fldChar w:fldCharType="end"/>
                          </w:r>
                          <w:r w:rsidRPr="008C4D23">
                            <w:t>Result of sparse reconstruction</w:t>
                          </w:r>
                        </w:ins>
                      </w:p>
                    </w:txbxContent>
                  </v:textbox>
                  <w10:wrap type="topAndBottom"/>
                </v:shape>
              </w:pict>
            </mc:Fallback>
          </mc:AlternateContent>
        </w:r>
      </w:ins>
      <w:ins w:id="44" w:author="Nan Zhang" w:date="2017-07-21T12:34:00Z">
        <w:r>
          <w:rPr>
            <w:noProof/>
          </w:rPr>
          <w:pict w14:anchorId="614D6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3.45pt;margin-top:10.85pt;width:229.8pt;height:145.8pt;z-index:251664384;mso-position-horizontal-relative:text;mso-position-vertical-relative:text;mso-width-relative:page;mso-height-relative:page" wrapcoords="-71 0 -71 21489 21600 21489 21600 0 -71 0">
              <v:imagedata r:id="rId8" o:title="ScreenShot5"/>
              <w10:wrap type="topAndBottom"/>
            </v:shape>
          </w:pict>
        </w:r>
      </w:ins>
    </w:p>
    <w:p w14:paraId="69DB112E" w14:textId="5A18EA9C" w:rsidR="0020379A" w:rsidRPr="00103A11" w:rsidDel="00D458C4" w:rsidRDefault="0020379A" w:rsidP="00917A97">
      <w:pPr>
        <w:pStyle w:val="Caption"/>
        <w:jc w:val="center"/>
        <w:rPr>
          <w:del w:id="45" w:author="Nan Zhang" w:date="2017-07-21T12:44:00Z"/>
          <w:rFonts w:ascii="Arial" w:eastAsia="Times New Roman" w:hAnsi="Arial" w:cs="Times New Roman"/>
          <w:color w:val="454545"/>
          <w:lang w:bidi="ne-NP"/>
        </w:rPr>
        <w:pPrChange w:id="46" w:author="Nan Zhang" w:date="2017-07-21T12:34:00Z">
          <w:pPr>
            <w:numPr>
              <w:numId w:val="1"/>
            </w:numPr>
            <w:tabs>
              <w:tab w:val="num" w:pos="720"/>
            </w:tabs>
            <w:ind w:left="720" w:hanging="360"/>
          </w:pPr>
        </w:pPrChange>
      </w:pPr>
    </w:p>
    <w:p w14:paraId="0C60504A" w14:textId="585996AE" w:rsidR="00CB3F76" w:rsidRPr="00ED3F33" w:rsidRDefault="008073CD">
      <w:pPr>
        <w:pStyle w:val="Title"/>
        <w:rPr>
          <w:ins w:id="47" w:author="Hu, Xiaosu" w:date="2017-07-15T16:04:00Z"/>
          <w:lang w:bidi="ne-NP"/>
          <w:rPrChange w:id="48" w:author="Nan Zhang" w:date="2017-07-18T13:57:00Z">
            <w:rPr>
              <w:ins w:id="49" w:author="Hu, Xiaosu" w:date="2017-07-15T16:04:00Z"/>
              <w:rFonts w:ascii="Arial" w:eastAsia="Times New Roman" w:hAnsi="Arial" w:cs="Times New Roman"/>
              <w:color w:val="454545"/>
              <w:lang w:bidi="ne-NP"/>
            </w:rPr>
          </w:rPrChange>
        </w:rPr>
        <w:pPrChange w:id="50" w:author="Nan Zhang" w:date="2017-07-18T13:57:00Z">
          <w:pPr>
            <w:numPr>
              <w:numId w:val="1"/>
            </w:numPr>
            <w:tabs>
              <w:tab w:val="num" w:pos="720"/>
            </w:tabs>
            <w:ind w:left="720" w:hanging="360"/>
          </w:pPr>
        </w:pPrChange>
      </w:pPr>
      <w:ins w:id="51" w:author="Hu, Xiaosu" w:date="2017-07-17T10:32:00Z">
        <w:r w:rsidRPr="00ED3F33">
          <w:rPr>
            <w:lang w:bidi="ne-NP"/>
            <w:rPrChange w:id="52" w:author="Nan Zhang" w:date="2017-07-18T13:57:00Z">
              <w:rPr>
                <w:rFonts w:ascii="Arial" w:eastAsia="Times New Roman" w:hAnsi="Arial" w:cs="Times New Roman"/>
                <w:b/>
                <w:color w:val="454545"/>
                <w:sz w:val="32"/>
                <w:lang w:bidi="ne-NP"/>
              </w:rPr>
            </w:rPrChange>
          </w:rPr>
          <w:t>D</w:t>
        </w:r>
      </w:ins>
      <w:ins w:id="53" w:author="Hu, Xiaosu" w:date="2017-07-15T16:04:00Z">
        <w:r w:rsidR="00CB3F76" w:rsidRPr="00ED3F33">
          <w:rPr>
            <w:lang w:bidi="ne-NP"/>
            <w:rPrChange w:id="54" w:author="Nan Zhang" w:date="2017-07-18T13:57:00Z">
              <w:rPr>
                <w:rFonts w:ascii="Arial" w:eastAsia="Times New Roman" w:hAnsi="Arial" w:cs="Times New Roman"/>
                <w:color w:val="454545"/>
                <w:lang w:bidi="ne-NP"/>
              </w:rPr>
            </w:rPrChange>
          </w:rPr>
          <w:t>ense</w:t>
        </w:r>
      </w:ins>
      <w:ins w:id="55" w:author="Hu, Xiaosu" w:date="2017-07-17T10:32:00Z">
        <w:r w:rsidRPr="00ED3F33">
          <w:rPr>
            <w:lang w:bidi="ne-NP"/>
            <w:rPrChange w:id="56" w:author="Nan Zhang" w:date="2017-07-18T13:57:00Z">
              <w:rPr>
                <w:rFonts w:ascii="Arial" w:eastAsia="Times New Roman" w:hAnsi="Arial" w:cs="Times New Roman"/>
                <w:b/>
                <w:color w:val="454545"/>
                <w:sz w:val="32"/>
                <w:lang w:bidi="ne-NP"/>
              </w:rPr>
            </w:rPrChange>
          </w:rPr>
          <w:t xml:space="preserve"> reconstruction</w:t>
        </w:r>
      </w:ins>
    </w:p>
    <w:p w14:paraId="34F95CFA" w14:textId="2FDF5092" w:rsidR="00CB3F76" w:rsidRDefault="00103A11" w:rsidP="00103A11">
      <w:pPr>
        <w:numPr>
          <w:ilvl w:val="0"/>
          <w:numId w:val="1"/>
        </w:numPr>
        <w:rPr>
          <w:ins w:id="57" w:author="Hu, Xiaosu" w:date="2017-07-15T16:01:00Z"/>
          <w:rFonts w:ascii="Arial" w:eastAsia="Times New Roman" w:hAnsi="Arial" w:cs="Times New Roman"/>
          <w:color w:val="454545"/>
          <w:lang w:bidi="ne-NP"/>
        </w:rPr>
      </w:pPr>
      <w:r w:rsidRPr="00103A11">
        <w:rPr>
          <w:rFonts w:ascii="Arial" w:eastAsia="Times New Roman" w:hAnsi="Arial" w:cs="Times New Roman"/>
          <w:color w:val="454545"/>
          <w:lang w:bidi="ne-NP"/>
        </w:rPr>
        <w:t>Click on SFM &gt; Reconstruct Dense (takes long time, about half hour or more)</w:t>
      </w:r>
      <w:r w:rsidRPr="00A96DA5">
        <w:rPr>
          <w:rFonts w:ascii="Arial" w:eastAsia="Times New Roman" w:hAnsi="Arial" w:cs="Times New Roman"/>
          <w:color w:val="454545"/>
          <w:lang w:bidi="ne-NP"/>
        </w:rPr>
        <w:t> </w:t>
      </w:r>
    </w:p>
    <w:p w14:paraId="4336C48F" w14:textId="14EDA79C" w:rsidR="00103A11" w:rsidRPr="007F532C" w:rsidRDefault="00CB3F76" w:rsidP="00103A11">
      <w:pPr>
        <w:numPr>
          <w:ilvl w:val="0"/>
          <w:numId w:val="1"/>
        </w:numPr>
        <w:rPr>
          <w:ins w:id="58" w:author="Hu, Xiaosu" w:date="2017-07-15T15:49:00Z"/>
          <w:rFonts w:ascii="Arial" w:eastAsia="Times New Roman" w:hAnsi="Arial" w:cs="Times New Roman"/>
          <w:color w:val="454545"/>
          <w:lang w:bidi="ne-NP"/>
          <w:rPrChange w:id="59" w:author="Hu, Xiaosu" w:date="2017-07-15T15:49:00Z">
            <w:rPr>
              <w:ins w:id="60" w:author="Hu, Xiaosu" w:date="2017-07-15T15:49:00Z"/>
              <w:rFonts w:ascii="Arial" w:eastAsia="DengXian" w:hAnsi="Arial" w:cs="Times New Roman"/>
              <w:color w:val="454545"/>
              <w:lang w:eastAsia="zh-CN" w:bidi="ne-NP"/>
            </w:rPr>
          </w:rPrChange>
        </w:rPr>
      </w:pPr>
      <w:ins w:id="61" w:author="Hu, Xiaosu" w:date="2017-07-15T16:01:00Z">
        <w:r>
          <w:rPr>
            <w:rFonts w:ascii="Arial" w:eastAsia="Times New Roman" w:hAnsi="Arial" w:cs="Times New Roman"/>
            <w:color w:val="454545"/>
            <w:lang w:bidi="ne-NP"/>
          </w:rPr>
          <w:t xml:space="preserve">There will be a </w:t>
        </w:r>
      </w:ins>
      <w:ins w:id="62" w:author="Hu, Xiaosu" w:date="2017-07-15T16:04:00Z">
        <w:r w:rsidRPr="00526C11">
          <w:rPr>
            <w:rFonts w:ascii="Arial" w:eastAsia="Times New Roman" w:hAnsi="Arial" w:cs="Times New Roman"/>
            <w:color w:val="454545"/>
            <w:lang w:bidi="ne-NP"/>
            <w:rPrChange w:id="63" w:author="Nan Zhang" w:date="2017-07-18T14:09:00Z">
              <w:rPr>
                <w:rFonts w:ascii="Microsoft JhengHei" w:eastAsia="DengXian" w:hAnsi="Microsoft JhengHei" w:cs="Microsoft JhengHei"/>
                <w:color w:val="454545"/>
                <w:lang w:eastAsia="zh-CN" w:bidi="ne-NP"/>
              </w:rPr>
            </w:rPrChange>
          </w:rPr>
          <w:t>dialog box</w:t>
        </w:r>
      </w:ins>
      <w:ins w:id="64" w:author="Nan Zhang" w:date="2017-07-18T14:09:00Z">
        <w:r w:rsidR="00526C11" w:rsidRPr="00526C11">
          <w:rPr>
            <w:rFonts w:ascii="Arial" w:eastAsia="Times New Roman" w:hAnsi="Arial" w:cs="Times New Roman"/>
            <w:color w:val="454545"/>
            <w:lang w:bidi="ne-NP"/>
            <w:rPrChange w:id="65" w:author="Nan Zhang" w:date="2017-07-18T14:09:00Z">
              <w:rPr>
                <w:rFonts w:ascii="Microsoft JhengHei" w:eastAsia="DengXian" w:hAnsi="Microsoft JhengHei" w:cs="Microsoft JhengHei"/>
                <w:color w:val="454545"/>
                <w:lang w:eastAsia="zh-CN" w:bidi="ne-NP"/>
              </w:rPr>
            </w:rPrChange>
          </w:rPr>
          <w:t xml:space="preserve"> ‘select work space for MVS’</w:t>
        </w:r>
      </w:ins>
      <w:ins w:id="66" w:author="Hu, Xiaosu" w:date="2017-07-15T16:04:00Z">
        <w:r w:rsidRPr="00526C11">
          <w:rPr>
            <w:rFonts w:ascii="Arial" w:eastAsia="Times New Roman" w:hAnsi="Arial" w:cs="Times New Roman"/>
            <w:color w:val="454545"/>
            <w:lang w:bidi="ne-NP"/>
            <w:rPrChange w:id="67" w:author="Nan Zhang" w:date="2017-07-18T14:09:00Z">
              <w:rPr>
                <w:rFonts w:ascii="Microsoft JhengHei" w:eastAsia="DengXian" w:hAnsi="Microsoft JhengHei" w:cs="Microsoft JhengHei"/>
                <w:color w:val="454545"/>
                <w:lang w:eastAsia="zh-CN" w:bidi="ne-NP"/>
              </w:rPr>
            </w:rPrChange>
          </w:rPr>
          <w:t xml:space="preserve">. </w:t>
        </w:r>
      </w:ins>
      <w:ins w:id="68" w:author="Hu, Xiaosu" w:date="2017-07-15T16:01:00Z">
        <w:r w:rsidRPr="00526C11">
          <w:rPr>
            <w:rFonts w:ascii="Arial" w:eastAsia="Times New Roman" w:hAnsi="Arial" w:cs="Times New Roman"/>
            <w:color w:val="454545"/>
            <w:lang w:bidi="ne-NP"/>
            <w:rPrChange w:id="69" w:author="Nan Zhang" w:date="2017-07-18T14:09:00Z">
              <w:rPr>
                <w:rFonts w:ascii="Microsoft JhengHei" w:eastAsia="DengXian" w:hAnsi="Microsoft JhengHei" w:cs="Microsoft JhengHei"/>
                <w:color w:val="454545"/>
                <w:lang w:eastAsia="zh-CN" w:bidi="ne-NP"/>
              </w:rPr>
            </w:rPrChange>
          </w:rPr>
          <w:t>Please name the folder which will be generated in this step, and click on save.</w:t>
        </w:r>
      </w:ins>
      <w:del w:id="70" w:author="Hu, Xiaosu" w:date="2017-07-15T15:55:00Z">
        <w:r w:rsidR="000D7068" w:rsidRPr="00526C11" w:rsidDel="0075317D">
          <w:rPr>
            <w:rFonts w:ascii="Microsoft YaHei" w:eastAsia="Microsoft YaHei" w:hAnsi="Microsoft YaHei" w:cs="Microsoft YaHei" w:hint="eastAsia"/>
            <w:color w:val="454545"/>
            <w:lang w:bidi="ne-NP"/>
            <w:rPrChange w:id="71" w:author="Nan Zhang" w:date="2017-07-18T14:09:00Z">
              <w:rPr>
                <w:rFonts w:ascii="Arial" w:eastAsia="DengXian" w:hAnsi="Arial" w:cs="Times New Roman" w:hint="eastAsia"/>
                <w:color w:val="454545"/>
                <w:lang w:eastAsia="zh-CN" w:bidi="ne-NP"/>
              </w:rPr>
            </w:rPrChange>
          </w:rPr>
          <w:delText>生成</w:delText>
        </w:r>
        <w:r w:rsidR="000D7068" w:rsidRPr="00526C11" w:rsidDel="0075317D">
          <w:rPr>
            <w:rFonts w:ascii="Arial" w:eastAsia="Times New Roman" w:hAnsi="Arial" w:cs="Times New Roman"/>
            <w:color w:val="454545"/>
            <w:lang w:bidi="ne-NP"/>
            <w:rPrChange w:id="72" w:author="Nan Zhang" w:date="2017-07-18T14:09:00Z">
              <w:rPr>
                <w:rFonts w:ascii="Arial" w:eastAsia="DengXian" w:hAnsi="Arial" w:cs="Times New Roman"/>
                <w:color w:val="454545"/>
                <w:lang w:eastAsia="zh-CN" w:bidi="ne-NP"/>
              </w:rPr>
            </w:rPrChange>
          </w:rPr>
          <w:delText>ncm</w:delText>
        </w:r>
        <w:r w:rsidR="000D7068" w:rsidRPr="00526C11" w:rsidDel="0075317D">
          <w:rPr>
            <w:rFonts w:ascii="Microsoft YaHei" w:eastAsia="Microsoft YaHei" w:hAnsi="Microsoft YaHei" w:cs="Microsoft YaHei" w:hint="eastAsia"/>
            <w:color w:val="454545"/>
            <w:lang w:bidi="ne-NP"/>
            <w:rPrChange w:id="73" w:author="Nan Zhang" w:date="2017-07-18T14:09:00Z">
              <w:rPr>
                <w:rFonts w:ascii="Arial" w:eastAsia="DengXian" w:hAnsi="Arial" w:cs="Times New Roman" w:hint="eastAsia"/>
                <w:color w:val="454545"/>
                <w:lang w:eastAsia="zh-CN" w:bidi="ne-NP"/>
              </w:rPr>
            </w:rPrChange>
          </w:rPr>
          <w:delText>文件</w:delText>
        </w:r>
      </w:del>
    </w:p>
    <w:p w14:paraId="05E33271" w14:textId="3205DB94" w:rsidR="007F532C" w:rsidRPr="00103A11" w:rsidDel="0075317D" w:rsidRDefault="007F532C" w:rsidP="00103A11">
      <w:pPr>
        <w:numPr>
          <w:ilvl w:val="0"/>
          <w:numId w:val="1"/>
        </w:numPr>
        <w:rPr>
          <w:del w:id="74" w:author="Hu, Xiaosu" w:date="2017-07-15T15:56:00Z"/>
          <w:rFonts w:ascii="Arial" w:eastAsia="Times New Roman" w:hAnsi="Arial" w:cs="Times New Roman"/>
          <w:color w:val="454545"/>
          <w:lang w:bidi="ne-NP"/>
        </w:rPr>
      </w:pPr>
    </w:p>
    <w:p w14:paraId="271F8681" w14:textId="644697D4" w:rsidR="00103A11" w:rsidDel="0009717C" w:rsidRDefault="00103A11">
      <w:pPr>
        <w:numPr>
          <w:ilvl w:val="0"/>
          <w:numId w:val="1"/>
        </w:numPr>
        <w:rPr>
          <w:del w:id="75" w:author="Hu, Xiaosu" w:date="2017-07-17T10:43:00Z"/>
          <w:rFonts w:ascii="Arial" w:eastAsia="Times New Roman" w:hAnsi="Arial" w:cs="Times New Roman"/>
          <w:color w:val="454545"/>
          <w:lang w:bidi="ne-NP"/>
        </w:rPr>
      </w:pPr>
      <w:r w:rsidRPr="00103A11">
        <w:rPr>
          <w:rFonts w:ascii="Arial" w:eastAsia="Times New Roman" w:hAnsi="Arial" w:cs="Times New Roman"/>
          <w:color w:val="454545"/>
          <w:lang w:bidi="ne-NP"/>
        </w:rPr>
        <w:t>Wait for reconstruction to complete</w:t>
      </w:r>
      <w:r w:rsidRPr="00A96DA5">
        <w:rPr>
          <w:rFonts w:ascii="Arial" w:eastAsia="Times New Roman" w:hAnsi="Arial" w:cs="Times New Roman"/>
          <w:color w:val="454545"/>
          <w:lang w:bidi="ne-NP"/>
        </w:rPr>
        <w:t> </w:t>
      </w:r>
      <w:ins w:id="76" w:author="Hu, Xiaosu" w:date="2017-07-17T10:41:00Z">
        <w:r w:rsidR="008073CD">
          <w:rPr>
            <w:rFonts w:ascii="Arial" w:eastAsia="Times New Roman" w:hAnsi="Arial" w:cs="Times New Roman"/>
            <w:color w:val="454545"/>
            <w:lang w:bidi="ne-NP"/>
          </w:rPr>
          <w:t>(</w:t>
        </w:r>
        <w:r w:rsidR="008073CD" w:rsidRPr="008073CD">
          <w:rPr>
            <w:rFonts w:ascii="Arial" w:eastAsia="Times New Roman" w:hAnsi="Arial" w:cs="Times New Roman"/>
            <w:color w:val="454545"/>
            <w:lang w:bidi="ne-NP"/>
          </w:rPr>
          <w:t>This time it ran for 77minutes.</w:t>
        </w:r>
        <w:r w:rsidR="008073CD">
          <w:rPr>
            <w:rFonts w:ascii="Arial" w:eastAsia="Times New Roman" w:hAnsi="Arial" w:cs="Times New Roman"/>
            <w:color w:val="454545"/>
            <w:lang w:bidi="ne-NP"/>
          </w:rPr>
          <w:t>)</w:t>
        </w:r>
      </w:ins>
      <w:ins w:id="77" w:author="Hu, Xiaosu" w:date="2017-07-17T10:43:00Z">
        <w:r w:rsidR="0009717C">
          <w:rPr>
            <w:rFonts w:ascii="Arial" w:eastAsia="Times New Roman" w:hAnsi="Arial" w:cs="Times New Roman"/>
            <w:color w:val="454545"/>
            <w:lang w:bidi="ne-NP"/>
          </w:rPr>
          <w:t xml:space="preserve"> and there will be a .nvm</w:t>
        </w:r>
      </w:ins>
    </w:p>
    <w:p w14:paraId="033B9150" w14:textId="5BB76C4C" w:rsidR="0009717C" w:rsidRPr="00103A11" w:rsidRDefault="0009717C" w:rsidP="008073CD">
      <w:pPr>
        <w:numPr>
          <w:ilvl w:val="0"/>
          <w:numId w:val="1"/>
        </w:numPr>
        <w:rPr>
          <w:ins w:id="78" w:author="Hu, Xiaosu" w:date="2017-07-17T10:43:00Z"/>
          <w:rFonts w:ascii="Arial" w:eastAsia="Times New Roman" w:hAnsi="Arial" w:cs="Times New Roman"/>
          <w:color w:val="454545"/>
          <w:lang w:bidi="ne-NP"/>
        </w:rPr>
      </w:pPr>
      <w:ins w:id="79" w:author="Hu, Xiaosu" w:date="2017-07-17T10:43:00Z">
        <w:r>
          <w:rPr>
            <w:rFonts w:ascii="Arial" w:eastAsia="Times New Roman" w:hAnsi="Arial" w:cs="Times New Roman"/>
            <w:color w:val="454545"/>
            <w:lang w:bidi="ne-NP"/>
          </w:rPr>
          <w:t xml:space="preserve"> file and a folder you just generated.</w:t>
        </w:r>
      </w:ins>
    </w:p>
    <w:p w14:paraId="7F77D38F" w14:textId="7EF24DCC" w:rsidR="00103A11" w:rsidRPr="0009717C" w:rsidDel="005C4D6C" w:rsidRDefault="00103A11">
      <w:pPr>
        <w:numPr>
          <w:ilvl w:val="0"/>
          <w:numId w:val="1"/>
        </w:numPr>
        <w:rPr>
          <w:moveFrom w:id="80" w:author="Nan Zhang" w:date="2017-07-19T08:50:00Z"/>
          <w:rFonts w:ascii="Arial" w:eastAsia="Times New Roman" w:hAnsi="Arial" w:cs="Times New Roman"/>
          <w:color w:val="454545"/>
          <w:lang w:bidi="ne-NP"/>
        </w:rPr>
      </w:pPr>
      <w:moveFromRangeStart w:id="81" w:author="Nan Zhang" w:date="2017-07-19T08:50:00Z" w:name="move488217561"/>
      <w:moveFrom w:id="82" w:author="Nan Zhang" w:date="2017-07-19T08:50:00Z">
        <w:r w:rsidRPr="0009717C" w:rsidDel="005C4D6C">
          <w:rPr>
            <w:rFonts w:ascii="Arial" w:eastAsia="Times New Roman" w:hAnsi="Arial" w:cs="Times New Roman"/>
            <w:color w:val="454545"/>
            <w:lang w:bidi="ne-NP"/>
          </w:rPr>
          <w:t>Meanwhile, open MeshLab (another software) </w:t>
        </w:r>
      </w:moveFrom>
    </w:p>
    <w:p w14:paraId="32FC06D7" w14:textId="754E3B2F" w:rsidR="00103A11" w:rsidRPr="00103A11" w:rsidDel="005C4D6C" w:rsidRDefault="00103A11" w:rsidP="00103A11">
      <w:pPr>
        <w:numPr>
          <w:ilvl w:val="0"/>
          <w:numId w:val="1"/>
        </w:numPr>
        <w:rPr>
          <w:moveFrom w:id="83" w:author="Nan Zhang" w:date="2017-07-19T08:50:00Z"/>
          <w:rFonts w:ascii="Arial" w:eastAsia="Times New Roman" w:hAnsi="Arial" w:cs="Times New Roman"/>
          <w:color w:val="454545"/>
          <w:lang w:bidi="ne-NP"/>
        </w:rPr>
      </w:pPr>
      <w:moveFrom w:id="84" w:author="Nan Zhang" w:date="2017-07-19T08:50:00Z">
        <w:r w:rsidRPr="00103A11" w:rsidDel="005C4D6C">
          <w:rPr>
            <w:rFonts w:ascii="Arial" w:eastAsia="Times New Roman" w:hAnsi="Arial" w:cs="Times New Roman"/>
            <w:color w:val="454545"/>
            <w:lang w:bidi="ne-NP"/>
          </w:rPr>
          <w:t>Click on ‘Open Project Files’</w:t>
        </w:r>
      </w:moveFrom>
    </w:p>
    <w:p w14:paraId="099F438B" w14:textId="37D39C9D" w:rsidR="00103A11" w:rsidRPr="00103A11" w:rsidDel="005C4D6C" w:rsidRDefault="00103A11" w:rsidP="00103A11">
      <w:pPr>
        <w:numPr>
          <w:ilvl w:val="0"/>
          <w:numId w:val="1"/>
        </w:numPr>
        <w:rPr>
          <w:moveFrom w:id="85" w:author="Nan Zhang" w:date="2017-07-19T08:50:00Z"/>
          <w:rFonts w:ascii="Arial" w:eastAsia="Times New Roman" w:hAnsi="Arial" w:cs="Times New Roman"/>
          <w:color w:val="454545"/>
          <w:lang w:bidi="ne-NP"/>
        </w:rPr>
      </w:pPr>
      <w:moveFrom w:id="86" w:author="Nan Zhang" w:date="2017-07-19T08:50:00Z">
        <w:r w:rsidRPr="00103A11" w:rsidDel="005C4D6C">
          <w:rPr>
            <w:rFonts w:ascii="Arial" w:eastAsia="Times New Roman" w:hAnsi="Arial" w:cs="Times New Roman"/>
            <w:color w:val="454545"/>
            <w:lang w:bidi="ne-NP"/>
          </w:rPr>
          <w:t xml:space="preserve">Navigate to folder where </w:t>
        </w:r>
        <w:ins w:id="87" w:author="Hu, Xiaosu" w:date="2017-07-17T10:42:00Z">
          <w:r w:rsidR="008073CD" w:rsidDel="005C4D6C">
            <w:rPr>
              <w:rFonts w:ascii="Arial" w:eastAsia="Times New Roman" w:hAnsi="Arial" w:cs="Times New Roman"/>
              <w:color w:val="454545"/>
              <w:lang w:bidi="ne-NP"/>
            </w:rPr>
            <w:t xml:space="preserve">.nvm </w:t>
          </w:r>
        </w:ins>
        <w:r w:rsidRPr="00103A11" w:rsidDel="005C4D6C">
          <w:rPr>
            <w:rFonts w:ascii="Arial" w:eastAsia="Times New Roman" w:hAnsi="Arial" w:cs="Times New Roman"/>
            <w:color w:val="454545"/>
            <w:lang w:bidi="ne-NP"/>
          </w:rPr>
          <w:t>files from VisualSFM was saved</w:t>
        </w:r>
        <w:r w:rsidRPr="00A96DA5" w:rsidDel="005C4D6C">
          <w:rPr>
            <w:rFonts w:ascii="Arial" w:eastAsia="Times New Roman" w:hAnsi="Arial" w:cs="Times New Roman"/>
            <w:color w:val="454545"/>
            <w:lang w:bidi="ne-NP"/>
          </w:rPr>
          <w:t> </w:t>
        </w:r>
      </w:moveFrom>
    </w:p>
    <w:p w14:paraId="3DEEF261" w14:textId="2956454E" w:rsidR="00103A11" w:rsidRPr="00103A11" w:rsidDel="005C4D6C" w:rsidRDefault="00103A11" w:rsidP="00103A11">
      <w:pPr>
        <w:numPr>
          <w:ilvl w:val="0"/>
          <w:numId w:val="1"/>
        </w:numPr>
        <w:rPr>
          <w:moveFrom w:id="88" w:author="Nan Zhang" w:date="2017-07-19T08:50:00Z"/>
          <w:rFonts w:ascii="Arial" w:eastAsia="Times New Roman" w:hAnsi="Arial" w:cs="Times New Roman"/>
          <w:color w:val="454545"/>
          <w:lang w:bidi="ne-NP"/>
        </w:rPr>
      </w:pPr>
      <w:moveFrom w:id="89" w:author="Nan Zhang" w:date="2017-07-19T08:50:00Z">
        <w:r w:rsidRPr="00103A11" w:rsidDel="005C4D6C">
          <w:rPr>
            <w:rFonts w:ascii="Arial" w:eastAsia="Times New Roman" w:hAnsi="Arial" w:cs="Times New Roman"/>
            <w:color w:val="454545"/>
            <w:lang w:bidi="ne-NP"/>
          </w:rPr>
          <w:t>Files should include a .nvm file. Open this file.</w:t>
        </w:r>
        <w:r w:rsidRPr="00A96DA5" w:rsidDel="005C4D6C">
          <w:rPr>
            <w:rFonts w:ascii="Arial" w:eastAsia="Times New Roman" w:hAnsi="Arial" w:cs="Times New Roman"/>
            <w:color w:val="454545"/>
            <w:lang w:bidi="ne-NP"/>
          </w:rPr>
          <w:t> </w:t>
        </w:r>
      </w:moveFrom>
    </w:p>
    <w:moveFromRangeEnd w:id="81"/>
    <w:p w14:paraId="12D546A3" w14:textId="4593CBBC" w:rsid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 xml:space="preserve">Reconstructed head image should </w:t>
      </w:r>
      <w:r w:rsidR="004C7C66">
        <w:rPr>
          <w:rFonts w:ascii="Arial" w:eastAsia="Times New Roman" w:hAnsi="Arial" w:cs="Times New Roman"/>
          <w:color w:val="454545"/>
          <w:lang w:bidi="ne-NP"/>
        </w:rPr>
        <w:t>show (</w:t>
      </w:r>
      <w:del w:id="90" w:author="Nan Zhang" w:date="2017-07-21T12:42:00Z">
        <w:r w:rsidR="004C7C66" w:rsidDel="00D458C4">
          <w:rPr>
            <w:rFonts w:ascii="Arial" w:eastAsia="Times New Roman" w:hAnsi="Arial" w:cs="Times New Roman"/>
            <w:color w:val="454545"/>
            <w:lang w:bidi="ne-NP"/>
          </w:rPr>
          <w:delText xml:space="preserve">Picture </w:delText>
        </w:r>
      </w:del>
      <w:ins w:id="91" w:author="Nan Zhang" w:date="2017-07-21T12:42:00Z">
        <w:r w:rsidR="00D458C4">
          <w:rPr>
            <w:rFonts w:ascii="Arial" w:eastAsia="Times New Roman" w:hAnsi="Arial" w:cs="Times New Roman"/>
            <w:color w:val="454545"/>
            <w:lang w:bidi="ne-NP"/>
          </w:rPr>
          <w:t>Figure</w:t>
        </w:r>
        <w:r w:rsidR="00D458C4">
          <w:rPr>
            <w:rFonts w:ascii="Arial" w:eastAsia="Times New Roman" w:hAnsi="Arial" w:cs="Times New Roman"/>
            <w:color w:val="454545"/>
            <w:lang w:bidi="ne-NP"/>
          </w:rPr>
          <w:t xml:space="preserve"> </w:t>
        </w:r>
      </w:ins>
      <w:r w:rsidR="004C7C66">
        <w:rPr>
          <w:rFonts w:ascii="Arial" w:eastAsia="Times New Roman" w:hAnsi="Arial" w:cs="Times New Roman"/>
          <w:color w:val="454545"/>
          <w:lang w:bidi="ne-NP"/>
        </w:rPr>
        <w:t>2)</w:t>
      </w:r>
    </w:p>
    <w:p w14:paraId="74866EC2" w14:textId="02DAA6DF" w:rsidR="004C7C66" w:rsidDel="00622C06" w:rsidRDefault="00FD6274" w:rsidP="004C7C66">
      <w:pPr>
        <w:rPr>
          <w:del w:id="92" w:author="Nan Zhang" w:date="2017-07-21T12:49:00Z"/>
          <w:rFonts w:ascii="Arial" w:eastAsia="Times New Roman" w:hAnsi="Arial" w:cs="Times New Roman"/>
          <w:color w:val="454545"/>
          <w:lang w:bidi="ne-NP"/>
        </w:rPr>
      </w:pPr>
      <w:ins w:id="93" w:author="Nan Zhang" w:date="2017-07-21T12:47:00Z">
        <w:r>
          <w:rPr>
            <w:noProof/>
          </w:rPr>
          <w:lastRenderedPageBreak/>
          <mc:AlternateContent>
            <mc:Choice Requires="wps">
              <w:drawing>
                <wp:anchor distT="0" distB="0" distL="114300" distR="114300" simplePos="0" relativeHeight="251670528" behindDoc="0" locked="0" layoutInCell="1" allowOverlap="1" wp14:anchorId="59587207" wp14:editId="4C24ABDA">
                  <wp:simplePos x="0" y="0"/>
                  <wp:positionH relativeFrom="column">
                    <wp:posOffset>251460</wp:posOffset>
                  </wp:positionH>
                  <wp:positionV relativeFrom="paragraph">
                    <wp:posOffset>2753995</wp:posOffset>
                  </wp:positionV>
                  <wp:extent cx="238188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6EE335CF" w14:textId="48305F84" w:rsidR="00D458C4" w:rsidRPr="008644D8" w:rsidRDefault="00D458C4" w:rsidP="00D458C4">
                              <w:pPr>
                                <w:pStyle w:val="Caption"/>
                                <w:jc w:val="center"/>
                                <w:rPr>
                                  <w:rFonts w:ascii="Arial" w:eastAsia="Times New Roman" w:hAnsi="Arial" w:cs="Times New Roman"/>
                                  <w:noProof/>
                                  <w:color w:val="454545"/>
                                  <w:sz w:val="24"/>
                                  <w:szCs w:val="24"/>
                                </w:rPr>
                                <w:pPrChange w:id="94" w:author="Nan Zhang" w:date="2017-07-21T12:47:00Z">
                                  <w:pPr/>
                                </w:pPrChange>
                              </w:pPr>
                              <w:ins w:id="95" w:author="Nan Zhang" w:date="2017-07-21T12:47:00Z">
                                <w:r>
                                  <w:t xml:space="preserve">Picture </w:t>
                                </w:r>
                              </w:ins>
                              <w:ins w:id="96" w:author="Nan Zhang" w:date="2017-07-21T12:48:00Z">
                                <w:r>
                                  <w:t>2</w:t>
                                </w:r>
                              </w:ins>
                              <w:ins w:id="97" w:author="Nan Zhang" w:date="2017-07-21T12:58:00Z">
                                <w:r w:rsidR="00FD6274">
                                  <w:t xml:space="preserve"> </w:t>
                                </w:r>
                              </w:ins>
                              <w:ins w:id="98" w:author="Nan Zhang" w:date="2017-07-21T12:47:00Z">
                                <w:r>
                                  <w:t>Result of dense reconstruction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87207" id="Text Box 8" o:spid="_x0000_s1027" type="#_x0000_t202" style="position:absolute;margin-left:19.8pt;margin-top:216.85pt;width:187.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&#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" stroked="f">
                  <v:textbox style="mso-fit-shape-to-text:t" inset="0,0,0,0">
                    <w:txbxContent>
                      <w:p w14:paraId="6EE335CF" w14:textId="48305F84" w:rsidR="00D458C4" w:rsidRPr="008644D8" w:rsidRDefault="00D458C4" w:rsidP="00D458C4">
                        <w:pPr>
                          <w:pStyle w:val="Caption"/>
                          <w:jc w:val="center"/>
                          <w:rPr>
                            <w:rFonts w:ascii="Arial" w:eastAsia="Times New Roman" w:hAnsi="Arial" w:cs="Times New Roman"/>
                            <w:noProof/>
                            <w:color w:val="454545"/>
                            <w:sz w:val="24"/>
                            <w:szCs w:val="24"/>
                          </w:rPr>
                          <w:pPrChange w:id="99" w:author="Nan Zhang" w:date="2017-07-21T12:47:00Z">
                            <w:pPr/>
                          </w:pPrChange>
                        </w:pPr>
                        <w:ins w:id="100" w:author="Nan Zhang" w:date="2017-07-21T12:47:00Z">
                          <w:r>
                            <w:t xml:space="preserve">Picture </w:t>
                          </w:r>
                        </w:ins>
                        <w:ins w:id="101" w:author="Nan Zhang" w:date="2017-07-21T12:48:00Z">
                          <w:r>
                            <w:t>2</w:t>
                          </w:r>
                        </w:ins>
                        <w:ins w:id="102" w:author="Nan Zhang" w:date="2017-07-21T12:58:00Z">
                          <w:r w:rsidR="00FD6274">
                            <w:t xml:space="preserve"> </w:t>
                          </w:r>
                        </w:ins>
                        <w:ins w:id="103" w:author="Nan Zhang" w:date="2017-07-21T12:47:00Z">
                          <w:r>
                            <w:t>Result of dense reconstruction</w:t>
                          </w:r>
                        </w:ins>
                      </w:p>
                    </w:txbxContent>
                  </v:textbox>
                  <w10:wrap type="topAndBottom"/>
                </v:shape>
              </w:pict>
            </mc:Fallback>
          </mc:AlternateContent>
        </w:r>
      </w:ins>
      <w:r>
        <w:rPr>
          <w:rFonts w:ascii="Arial" w:eastAsia="Times New Roman" w:hAnsi="Arial" w:cs="Times New Roman"/>
          <w:noProof/>
          <w:color w:val="454545"/>
          <w:lang w:eastAsia="zh-CN"/>
        </w:rPr>
        <w:drawing>
          <wp:anchor distT="0" distB="0" distL="114300" distR="114300" simplePos="0" relativeHeight="251659264" behindDoc="0" locked="0" layoutInCell="1" allowOverlap="1" wp14:anchorId="35C9281F" wp14:editId="75A9A048">
            <wp:simplePos x="0" y="0"/>
            <wp:positionH relativeFrom="column">
              <wp:posOffset>403860</wp:posOffset>
            </wp:positionH>
            <wp:positionV relativeFrom="paragraph">
              <wp:posOffset>38100</wp:posOffset>
            </wp:positionV>
            <wp:extent cx="2381885" cy="2628265"/>
            <wp:effectExtent l="0" t="0" r="0" b="635"/>
            <wp:wrapTopAndBottom/>
            <wp:docPr id="2" name="Picture 2" descr="../Download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Sho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2628265"/>
                    </a:xfrm>
                    <a:prstGeom prst="rect">
                      <a:avLst/>
                    </a:prstGeom>
                    <a:noFill/>
                    <a:ln>
                      <a:noFill/>
                    </a:ln>
                  </pic:spPr>
                </pic:pic>
              </a:graphicData>
            </a:graphic>
            <wp14:sizeRelH relativeFrom="page">
              <wp14:pctWidth>0</wp14:pctWidth>
            </wp14:sizeRelH>
            <wp14:sizeRelV relativeFrom="page">
              <wp14:pctHeight>0</wp14:pctHeight>
            </wp14:sizeRelV>
          </wp:anchor>
        </w:drawing>
      </w:r>
      <w:ins w:id="104" w:author="Nan Zhang" w:date="2017-07-21T12:48:00Z">
        <w:r w:rsidR="00D458C4">
          <w:rPr>
            <w:noProof/>
          </w:rPr>
          <mc:AlternateContent>
            <mc:Choice Requires="wps">
              <w:drawing>
                <wp:anchor distT="0" distB="0" distL="114300" distR="114300" simplePos="0" relativeHeight="251672576" behindDoc="0" locked="0" layoutInCell="1" allowOverlap="1" wp14:anchorId="13F5A7CB" wp14:editId="7CB9B70F">
                  <wp:simplePos x="0" y="0"/>
                  <wp:positionH relativeFrom="column">
                    <wp:posOffset>3495040</wp:posOffset>
                  </wp:positionH>
                  <wp:positionV relativeFrom="paragraph">
                    <wp:posOffset>2738755</wp:posOffset>
                  </wp:positionV>
                  <wp:extent cx="258508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319A0BEB" w14:textId="5C0508D3" w:rsidR="00D458C4" w:rsidRPr="00240FAA" w:rsidRDefault="00D458C4" w:rsidP="00D458C4">
                              <w:pPr>
                                <w:pStyle w:val="Caption"/>
                                <w:jc w:val="center"/>
                                <w:rPr>
                                  <w:rFonts w:ascii="Arial" w:eastAsia="Times New Roman" w:hAnsi="Arial" w:cs="Times New Roman"/>
                                  <w:noProof/>
                                  <w:color w:val="454545"/>
                                  <w:sz w:val="24"/>
                                  <w:szCs w:val="24"/>
                                </w:rPr>
                                <w:pPrChange w:id="105" w:author="Nan Zhang" w:date="2017-07-21T12:49:00Z">
                                  <w:pPr/>
                                </w:pPrChange>
                              </w:pPr>
                              <w:ins w:id="106" w:author="Nan Zhang" w:date="2017-07-21T12:48:00Z">
                                <w:r>
                                  <w:t>Picture 3</w:t>
                                </w:r>
                              </w:ins>
                              <w:ins w:id="107" w:author="Nan Zhang" w:date="2017-07-21T12:58:00Z">
                                <w:r w:rsidR="00FD6274">
                                  <w:t xml:space="preserve"> </w:t>
                                </w:r>
                              </w:ins>
                              <w:ins w:id="108" w:author="Nan Zhang" w:date="2017-07-21T12:48:00Z">
                                <w:r>
                                  <w:t xml:space="preserve">Result </w:t>
                                </w:r>
                                <w:r w:rsidR="00622C06">
                                  <w:t xml:space="preserve">of opening </w:t>
                                </w:r>
                              </w:ins>
                              <w:ins w:id="109" w:author="Nan Zhang" w:date="2017-07-21T12:49:00Z">
                                <w:r w:rsidR="00622C06">
                                  <w:t>pro</w:t>
                                </w:r>
                              </w:ins>
                              <w:ins w:id="110" w:author="Nan Zhang" w:date="2017-07-21T12:48:00Z">
                                <w:r w:rsidR="00622C06">
                                  <w:t xml:space="preserve">ject </w:t>
                                </w:r>
                              </w:ins>
                              <w:ins w:id="111" w:author="Nan Zhang" w:date="2017-07-21T12:49:00Z">
                                <w:r w:rsidR="00622C06">
                                  <w:t xml:space="preserve">files </w:t>
                                </w:r>
                              </w:ins>
                              <w:ins w:id="112" w:author="Nan Zhang" w:date="2017-07-21T12:48:00Z">
                                <w:r w:rsidR="00622C06">
                                  <w:t>in MeshL</w:t>
                                </w:r>
                                <w:r>
                                  <w:t>ab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5A7CB" id="Text Box 9" o:spid="_x0000_s1028" type="#_x0000_t202" style="position:absolute;margin-left:275.2pt;margin-top:215.65pt;width:20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" stroked="f">
                  <v:textbox style="mso-fit-shape-to-text:t" inset="0,0,0,0">
                    <w:txbxContent>
                      <w:p w14:paraId="319A0BEB" w14:textId="5C0508D3" w:rsidR="00D458C4" w:rsidRPr="00240FAA" w:rsidRDefault="00D458C4" w:rsidP="00D458C4">
                        <w:pPr>
                          <w:pStyle w:val="Caption"/>
                          <w:jc w:val="center"/>
                          <w:rPr>
                            <w:rFonts w:ascii="Arial" w:eastAsia="Times New Roman" w:hAnsi="Arial" w:cs="Times New Roman"/>
                            <w:noProof/>
                            <w:color w:val="454545"/>
                            <w:sz w:val="24"/>
                            <w:szCs w:val="24"/>
                          </w:rPr>
                          <w:pPrChange w:id="113" w:author="Nan Zhang" w:date="2017-07-21T12:49:00Z">
                            <w:pPr/>
                          </w:pPrChange>
                        </w:pPr>
                        <w:ins w:id="114" w:author="Nan Zhang" w:date="2017-07-21T12:48:00Z">
                          <w:r>
                            <w:t>Picture 3</w:t>
                          </w:r>
                        </w:ins>
                        <w:ins w:id="115" w:author="Nan Zhang" w:date="2017-07-21T12:58:00Z">
                          <w:r w:rsidR="00FD6274">
                            <w:t xml:space="preserve"> </w:t>
                          </w:r>
                        </w:ins>
                        <w:ins w:id="116" w:author="Nan Zhang" w:date="2017-07-21T12:48:00Z">
                          <w:r>
                            <w:t xml:space="preserve">Result </w:t>
                          </w:r>
                          <w:r w:rsidR="00622C06">
                            <w:t xml:space="preserve">of opening </w:t>
                          </w:r>
                        </w:ins>
                        <w:ins w:id="117" w:author="Nan Zhang" w:date="2017-07-21T12:49:00Z">
                          <w:r w:rsidR="00622C06">
                            <w:t>pro</w:t>
                          </w:r>
                        </w:ins>
                        <w:ins w:id="118" w:author="Nan Zhang" w:date="2017-07-21T12:48:00Z">
                          <w:r w:rsidR="00622C06">
                            <w:t xml:space="preserve">ject </w:t>
                          </w:r>
                        </w:ins>
                        <w:ins w:id="119" w:author="Nan Zhang" w:date="2017-07-21T12:49:00Z">
                          <w:r w:rsidR="00622C06">
                            <w:t xml:space="preserve">files </w:t>
                          </w:r>
                        </w:ins>
                        <w:ins w:id="120" w:author="Nan Zhang" w:date="2017-07-21T12:48:00Z">
                          <w:r w:rsidR="00622C06">
                            <w:t>in MeshL</w:t>
                          </w:r>
                          <w:r>
                            <w:t>ab</w:t>
                          </w:r>
                        </w:ins>
                      </w:p>
                    </w:txbxContent>
                  </v:textbox>
                  <w10:wrap type="through"/>
                </v:shape>
              </w:pict>
            </mc:Fallback>
          </mc:AlternateContent>
        </w:r>
      </w:ins>
      <w:r w:rsidR="00D458C4">
        <w:rPr>
          <w:rFonts w:ascii="Arial" w:eastAsia="Times New Roman" w:hAnsi="Arial" w:cs="Times New Roman"/>
          <w:noProof/>
          <w:color w:val="454545"/>
          <w:lang w:eastAsia="zh-CN"/>
        </w:rPr>
        <w:drawing>
          <wp:anchor distT="0" distB="0" distL="114300" distR="114300" simplePos="0" relativeHeight="251660288" behindDoc="0" locked="0" layoutInCell="1" allowOverlap="1" wp14:anchorId="082A7DA8" wp14:editId="37377C99">
            <wp:simplePos x="0" y="0"/>
            <wp:positionH relativeFrom="column">
              <wp:posOffset>3472180</wp:posOffset>
            </wp:positionH>
            <wp:positionV relativeFrom="paragraph">
              <wp:posOffset>273050</wp:posOffset>
            </wp:positionV>
            <wp:extent cx="2585085" cy="2362835"/>
            <wp:effectExtent l="0" t="0" r="5715" b="0"/>
            <wp:wrapThrough wrapText="bothSides">
              <wp:wrapPolygon edited="0">
                <wp:start x="0" y="0"/>
                <wp:lineTo x="0" y="21362"/>
                <wp:lineTo x="21436" y="21362"/>
                <wp:lineTo x="21436" y="0"/>
                <wp:lineTo x="0" y="0"/>
              </wp:wrapPolygon>
            </wp:wrapThrough>
            <wp:docPr id="3" name="Picture 3" descr="../Downloads/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5085" cy="2362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337F0" w14:textId="0B8F2149" w:rsidR="004C7C66" w:rsidDel="00D458C4" w:rsidRDefault="004C7C66" w:rsidP="004C7C66">
      <w:pPr>
        <w:rPr>
          <w:del w:id="121" w:author="Nan Zhang" w:date="2017-07-21T12:46:00Z"/>
          <w:rFonts w:ascii="Arial" w:eastAsia="Times New Roman" w:hAnsi="Arial" w:cs="Times New Roman"/>
          <w:color w:val="454545"/>
          <w:lang w:bidi="ne-NP"/>
        </w:rPr>
      </w:pPr>
    </w:p>
    <w:p w14:paraId="38963587" w14:textId="0CFC9C6E" w:rsidR="004C7C66" w:rsidDel="00D458C4" w:rsidRDefault="004C7C66" w:rsidP="004C7C66">
      <w:pPr>
        <w:rPr>
          <w:del w:id="122" w:author="Nan Zhang" w:date="2017-07-21T12:46:00Z"/>
          <w:rFonts w:ascii="Arial" w:eastAsia="Times New Roman" w:hAnsi="Arial" w:cs="Times New Roman"/>
          <w:color w:val="454545"/>
          <w:lang w:bidi="ne-NP"/>
        </w:rPr>
      </w:pPr>
    </w:p>
    <w:p w14:paraId="759055CE" w14:textId="6056B9D3" w:rsidR="004C7C66" w:rsidDel="00D458C4" w:rsidRDefault="004C7C66" w:rsidP="004C7C66">
      <w:pPr>
        <w:rPr>
          <w:del w:id="123" w:author="Nan Zhang" w:date="2017-07-21T12:46:00Z"/>
          <w:rFonts w:ascii="Arial" w:eastAsia="Times New Roman" w:hAnsi="Arial" w:cs="Times New Roman"/>
          <w:color w:val="454545"/>
          <w:lang w:bidi="ne-NP"/>
        </w:rPr>
      </w:pPr>
    </w:p>
    <w:p w14:paraId="2CE6BB29" w14:textId="425101D0" w:rsidR="004C7C66" w:rsidDel="00D458C4" w:rsidRDefault="004C7C66" w:rsidP="004C7C66">
      <w:pPr>
        <w:rPr>
          <w:del w:id="124" w:author="Nan Zhang" w:date="2017-07-21T12:46:00Z"/>
          <w:rFonts w:ascii="Arial" w:eastAsia="Times New Roman" w:hAnsi="Arial" w:cs="Times New Roman"/>
          <w:color w:val="454545"/>
          <w:lang w:bidi="ne-NP"/>
        </w:rPr>
      </w:pPr>
    </w:p>
    <w:p w14:paraId="2AA6ED5C" w14:textId="444AF725" w:rsidR="004C7C66" w:rsidDel="00D458C4" w:rsidRDefault="004C7C66" w:rsidP="004C7C66">
      <w:pPr>
        <w:rPr>
          <w:del w:id="125" w:author="Nan Zhang" w:date="2017-07-21T12:46:00Z"/>
          <w:rFonts w:ascii="Arial" w:eastAsia="Times New Roman" w:hAnsi="Arial" w:cs="Times New Roman"/>
          <w:color w:val="454545"/>
          <w:lang w:bidi="ne-NP"/>
        </w:rPr>
      </w:pPr>
    </w:p>
    <w:p w14:paraId="60ECB79D" w14:textId="709FA3D8" w:rsidR="004C7C66" w:rsidDel="00D458C4" w:rsidRDefault="004C7C66" w:rsidP="004C7C66">
      <w:pPr>
        <w:rPr>
          <w:del w:id="126" w:author="Nan Zhang" w:date="2017-07-21T12:46:00Z"/>
          <w:rFonts w:ascii="Arial" w:eastAsia="Times New Roman" w:hAnsi="Arial" w:cs="Times New Roman"/>
          <w:color w:val="454545"/>
          <w:lang w:bidi="ne-NP"/>
        </w:rPr>
      </w:pPr>
    </w:p>
    <w:p w14:paraId="744CF007" w14:textId="5CC9741F" w:rsidR="004C7C66" w:rsidDel="00D458C4" w:rsidRDefault="004C7C66" w:rsidP="004C7C66">
      <w:pPr>
        <w:rPr>
          <w:del w:id="127" w:author="Nan Zhang" w:date="2017-07-21T12:46:00Z"/>
          <w:rFonts w:ascii="Arial" w:eastAsia="Times New Roman" w:hAnsi="Arial" w:cs="Times New Roman"/>
          <w:color w:val="454545"/>
          <w:lang w:bidi="ne-NP"/>
        </w:rPr>
      </w:pPr>
    </w:p>
    <w:p w14:paraId="46A12F42" w14:textId="5EB0DC6C" w:rsidR="004C7C66" w:rsidDel="00D458C4" w:rsidRDefault="004C7C66" w:rsidP="004C7C66">
      <w:pPr>
        <w:rPr>
          <w:del w:id="128" w:author="Nan Zhang" w:date="2017-07-21T12:46:00Z"/>
          <w:rFonts w:ascii="Arial" w:eastAsia="Times New Roman" w:hAnsi="Arial" w:cs="Times New Roman"/>
          <w:color w:val="454545"/>
          <w:lang w:bidi="ne-NP"/>
        </w:rPr>
      </w:pPr>
    </w:p>
    <w:p w14:paraId="309ED46A" w14:textId="4204FF6A" w:rsidR="004C7C66" w:rsidDel="00D458C4" w:rsidRDefault="004C7C66" w:rsidP="004C7C66">
      <w:pPr>
        <w:rPr>
          <w:del w:id="129" w:author="Nan Zhang" w:date="2017-07-21T12:46:00Z"/>
          <w:rFonts w:ascii="Arial" w:eastAsia="Times New Roman" w:hAnsi="Arial" w:cs="Times New Roman"/>
          <w:color w:val="454545"/>
          <w:lang w:bidi="ne-NP"/>
        </w:rPr>
      </w:pPr>
    </w:p>
    <w:p w14:paraId="5847AD64" w14:textId="54C759BA" w:rsidR="004C7C66" w:rsidDel="00D458C4" w:rsidRDefault="004C7C66" w:rsidP="004C7C66">
      <w:pPr>
        <w:rPr>
          <w:del w:id="130" w:author="Nan Zhang" w:date="2017-07-21T12:46:00Z"/>
          <w:rFonts w:ascii="Arial" w:eastAsia="Times New Roman" w:hAnsi="Arial" w:cs="Times New Roman"/>
          <w:color w:val="454545"/>
          <w:lang w:bidi="ne-NP"/>
        </w:rPr>
      </w:pPr>
    </w:p>
    <w:p w14:paraId="50D3A8B9" w14:textId="7ECA14B3" w:rsidR="004C7C66" w:rsidDel="00D458C4" w:rsidRDefault="004C7C66" w:rsidP="004C7C66">
      <w:pPr>
        <w:rPr>
          <w:del w:id="131" w:author="Nan Zhang" w:date="2017-07-21T12:46:00Z"/>
          <w:rFonts w:ascii="Arial" w:eastAsia="Times New Roman" w:hAnsi="Arial" w:cs="Times New Roman"/>
          <w:color w:val="454545"/>
          <w:lang w:bidi="ne-NP"/>
        </w:rPr>
      </w:pPr>
    </w:p>
    <w:p w14:paraId="10C9420B" w14:textId="298918F4" w:rsidR="004C7C66" w:rsidDel="00D458C4" w:rsidRDefault="004C7C66" w:rsidP="004C7C66">
      <w:pPr>
        <w:rPr>
          <w:del w:id="132" w:author="Nan Zhang" w:date="2017-07-21T12:46:00Z"/>
          <w:rFonts w:ascii="Arial" w:eastAsia="Times New Roman" w:hAnsi="Arial" w:cs="Times New Roman"/>
          <w:color w:val="454545"/>
          <w:lang w:bidi="ne-NP"/>
        </w:rPr>
      </w:pPr>
    </w:p>
    <w:p w14:paraId="088252D6" w14:textId="2C66DC83" w:rsidR="004C7C66" w:rsidDel="00622C06" w:rsidRDefault="004C7C66" w:rsidP="004C7C66">
      <w:pPr>
        <w:rPr>
          <w:del w:id="133" w:author="Nan Zhang" w:date="2017-07-21T12:49:00Z"/>
          <w:rFonts w:ascii="Arial" w:eastAsia="Times New Roman" w:hAnsi="Arial" w:cs="Times New Roman"/>
          <w:color w:val="454545"/>
          <w:lang w:bidi="ne-NP"/>
        </w:rPr>
      </w:pPr>
    </w:p>
    <w:p w14:paraId="2C5DD9DC" w14:textId="539D902C" w:rsidR="004C7C66" w:rsidDel="00D458C4" w:rsidRDefault="004C7C66" w:rsidP="004C7C66">
      <w:pPr>
        <w:rPr>
          <w:del w:id="134" w:author="Nan Zhang" w:date="2017-07-21T12:46:00Z"/>
          <w:rFonts w:ascii="Arial" w:eastAsia="Times New Roman" w:hAnsi="Arial" w:cs="Times New Roman"/>
          <w:color w:val="454545"/>
          <w:lang w:bidi="ne-NP"/>
        </w:rPr>
      </w:pPr>
    </w:p>
    <w:p w14:paraId="08DD52DC" w14:textId="752CC77B" w:rsidR="004C7C66" w:rsidRPr="00103A11" w:rsidDel="005C4D6C" w:rsidRDefault="004C7C66" w:rsidP="004C7C66">
      <w:pPr>
        <w:rPr>
          <w:del w:id="135" w:author="Nan Zhang" w:date="2017-07-19T08:50:00Z"/>
          <w:rFonts w:ascii="Arial" w:eastAsia="Times New Roman" w:hAnsi="Arial" w:cs="Times New Roman"/>
          <w:color w:val="454545"/>
          <w:lang w:bidi="ne-NP"/>
        </w:rPr>
      </w:pPr>
    </w:p>
    <w:p w14:paraId="6DAD95DA" w14:textId="6936AE31" w:rsidR="005C4D6C" w:rsidRPr="0009717C" w:rsidDel="005C4D6C" w:rsidRDefault="005C4D6C" w:rsidP="005C4D6C">
      <w:pPr>
        <w:numPr>
          <w:ilvl w:val="0"/>
          <w:numId w:val="1"/>
        </w:numPr>
        <w:rPr>
          <w:del w:id="136" w:author="Nan Zhang" w:date="2017-07-19T08:50:00Z"/>
          <w:moveTo w:id="137" w:author="Nan Zhang" w:date="2017-07-19T08:50:00Z"/>
          <w:rFonts w:ascii="Arial" w:eastAsia="Times New Roman" w:hAnsi="Arial" w:cs="Times New Roman"/>
          <w:color w:val="454545"/>
          <w:lang w:bidi="ne-NP"/>
        </w:rPr>
      </w:pPr>
      <w:moveToRangeStart w:id="138" w:author="Nan Zhang" w:date="2017-07-19T08:50:00Z" w:name="move488217561"/>
      <w:moveTo w:id="139" w:author="Nan Zhang" w:date="2017-07-19T08:50:00Z">
        <w:del w:id="140" w:author="Nan Zhang" w:date="2017-07-19T08:50:00Z">
          <w:r w:rsidRPr="0009717C" w:rsidDel="005C4D6C">
            <w:rPr>
              <w:rFonts w:ascii="Arial" w:eastAsia="Times New Roman" w:hAnsi="Arial" w:cs="Times New Roman"/>
              <w:color w:val="454545"/>
              <w:lang w:bidi="ne-NP"/>
            </w:rPr>
            <w:delText>Meanwhile, open MeshLab (another software) </w:delText>
          </w:r>
        </w:del>
      </w:moveTo>
    </w:p>
    <w:p w14:paraId="375AC834" w14:textId="400B6EE2" w:rsidR="005C4D6C" w:rsidRPr="00103A11" w:rsidDel="005C4D6C" w:rsidRDefault="005C4D6C" w:rsidP="005C4D6C">
      <w:pPr>
        <w:numPr>
          <w:ilvl w:val="0"/>
          <w:numId w:val="1"/>
        </w:numPr>
        <w:rPr>
          <w:del w:id="141" w:author="Nan Zhang" w:date="2017-07-19T08:50:00Z"/>
          <w:moveTo w:id="142" w:author="Nan Zhang" w:date="2017-07-19T08:50:00Z"/>
          <w:rFonts w:ascii="Arial" w:eastAsia="Times New Roman" w:hAnsi="Arial" w:cs="Times New Roman"/>
          <w:color w:val="454545"/>
          <w:lang w:bidi="ne-NP"/>
        </w:rPr>
      </w:pPr>
      <w:moveTo w:id="143" w:author="Nan Zhang" w:date="2017-07-19T08:50:00Z">
        <w:del w:id="144" w:author="Nan Zhang" w:date="2017-07-19T08:50:00Z">
          <w:r w:rsidRPr="00103A11" w:rsidDel="005C4D6C">
            <w:rPr>
              <w:rFonts w:ascii="Arial" w:eastAsia="Times New Roman" w:hAnsi="Arial" w:cs="Times New Roman"/>
              <w:color w:val="454545"/>
              <w:lang w:bidi="ne-NP"/>
            </w:rPr>
            <w:delText>Click on ‘Open Project Files’</w:delText>
          </w:r>
        </w:del>
      </w:moveTo>
    </w:p>
    <w:p w14:paraId="30BF3E0C" w14:textId="3F6D0F1D" w:rsidR="005C4D6C" w:rsidRPr="00103A11" w:rsidDel="005C4D6C" w:rsidRDefault="005C4D6C" w:rsidP="005C4D6C">
      <w:pPr>
        <w:numPr>
          <w:ilvl w:val="0"/>
          <w:numId w:val="1"/>
        </w:numPr>
        <w:rPr>
          <w:del w:id="145" w:author="Nan Zhang" w:date="2017-07-19T08:50:00Z"/>
          <w:moveTo w:id="146" w:author="Nan Zhang" w:date="2017-07-19T08:50:00Z"/>
          <w:rFonts w:ascii="Arial" w:eastAsia="Times New Roman" w:hAnsi="Arial" w:cs="Times New Roman"/>
          <w:color w:val="454545"/>
          <w:lang w:bidi="ne-NP"/>
        </w:rPr>
      </w:pPr>
      <w:moveTo w:id="147" w:author="Nan Zhang" w:date="2017-07-19T08:50:00Z">
        <w:del w:id="148" w:author="Nan Zhang" w:date="2017-07-19T08:50:00Z">
          <w:r w:rsidRPr="00103A11" w:rsidDel="005C4D6C">
            <w:rPr>
              <w:rFonts w:ascii="Arial" w:eastAsia="Times New Roman" w:hAnsi="Arial" w:cs="Times New Roman"/>
              <w:color w:val="454545"/>
              <w:lang w:bidi="ne-NP"/>
            </w:rPr>
            <w:delText xml:space="preserve">Navigate to folder where </w:delText>
          </w:r>
          <w:r w:rsidDel="005C4D6C">
            <w:rPr>
              <w:rFonts w:ascii="Arial" w:eastAsia="Times New Roman" w:hAnsi="Arial" w:cs="Times New Roman"/>
              <w:color w:val="454545"/>
              <w:lang w:bidi="ne-NP"/>
            </w:rPr>
            <w:delText xml:space="preserve">.nvm </w:delText>
          </w:r>
          <w:r w:rsidRPr="00103A11" w:rsidDel="005C4D6C">
            <w:rPr>
              <w:rFonts w:ascii="Arial" w:eastAsia="Times New Roman" w:hAnsi="Arial" w:cs="Times New Roman"/>
              <w:color w:val="454545"/>
              <w:lang w:bidi="ne-NP"/>
            </w:rPr>
            <w:delText>files from VisualSFM was saved</w:delText>
          </w:r>
          <w:r w:rsidRPr="00A96DA5" w:rsidDel="005C4D6C">
            <w:rPr>
              <w:rFonts w:ascii="Arial" w:eastAsia="Times New Roman" w:hAnsi="Arial" w:cs="Times New Roman"/>
              <w:color w:val="454545"/>
              <w:lang w:bidi="ne-NP"/>
            </w:rPr>
            <w:delText> </w:delText>
          </w:r>
        </w:del>
      </w:moveTo>
    </w:p>
    <w:p w14:paraId="33BC0CF4" w14:textId="479B6269" w:rsidR="005C4D6C" w:rsidRPr="00103A11" w:rsidDel="005C4D6C" w:rsidRDefault="005C4D6C" w:rsidP="005C4D6C">
      <w:pPr>
        <w:numPr>
          <w:ilvl w:val="0"/>
          <w:numId w:val="1"/>
        </w:numPr>
        <w:rPr>
          <w:del w:id="149" w:author="Nan Zhang" w:date="2017-07-19T08:50:00Z"/>
          <w:moveTo w:id="150" w:author="Nan Zhang" w:date="2017-07-19T08:50:00Z"/>
          <w:rFonts w:ascii="Arial" w:eastAsia="Times New Roman" w:hAnsi="Arial" w:cs="Times New Roman"/>
          <w:color w:val="454545"/>
          <w:lang w:bidi="ne-NP"/>
        </w:rPr>
      </w:pPr>
      <w:moveTo w:id="151" w:author="Nan Zhang" w:date="2017-07-19T08:50:00Z">
        <w:del w:id="152" w:author="Nan Zhang" w:date="2017-07-19T08:50:00Z">
          <w:r w:rsidRPr="00103A11" w:rsidDel="005C4D6C">
            <w:rPr>
              <w:rFonts w:ascii="Arial" w:eastAsia="Times New Roman" w:hAnsi="Arial" w:cs="Times New Roman"/>
              <w:color w:val="454545"/>
              <w:lang w:bidi="ne-NP"/>
            </w:rPr>
            <w:delText>Files should include a .nvm file. Open this file.</w:delText>
          </w:r>
          <w:r w:rsidRPr="00A96DA5" w:rsidDel="005C4D6C">
            <w:rPr>
              <w:rFonts w:ascii="Arial" w:eastAsia="Times New Roman" w:hAnsi="Arial" w:cs="Times New Roman"/>
              <w:color w:val="454545"/>
              <w:lang w:bidi="ne-NP"/>
            </w:rPr>
            <w:delText> </w:delText>
          </w:r>
        </w:del>
      </w:moveTo>
    </w:p>
    <w:moveToRangeEnd w:id="138"/>
    <w:p w14:paraId="1B039510" w14:textId="5DD1E6BC" w:rsidR="00103A11" w:rsidRPr="00103A11" w:rsidDel="005C4D6C" w:rsidRDefault="00103A11" w:rsidP="00103A11">
      <w:pPr>
        <w:numPr>
          <w:ilvl w:val="0"/>
          <w:numId w:val="1"/>
        </w:numPr>
        <w:rPr>
          <w:del w:id="153" w:author="Nan Zhang" w:date="2017-07-19T08:50:00Z"/>
          <w:rFonts w:ascii="Arial" w:eastAsia="Times New Roman" w:hAnsi="Arial" w:cs="Times New Roman"/>
          <w:color w:val="454545"/>
          <w:lang w:bidi="ne-NP"/>
        </w:rPr>
      </w:pPr>
      <w:del w:id="154" w:author="Nan Zhang" w:date="2017-07-19T08:50:00Z">
        <w:r w:rsidRPr="00103A11" w:rsidDel="005C4D6C">
          <w:rPr>
            <w:rFonts w:ascii="Arial" w:eastAsia="Times New Roman" w:hAnsi="Arial" w:cs="Times New Roman"/>
            <w:color w:val="454545"/>
            <w:lang w:bidi="ne-NP"/>
          </w:rPr>
          <w:delText>Click on ‘select vert</w:delText>
        </w:r>
      </w:del>
      <w:ins w:id="155" w:author="Hu, Xiaosu" w:date="2017-07-17T11:07:00Z">
        <w:del w:id="156" w:author="Nan Zhang" w:date="2017-07-19T08:50:00Z">
          <w:r w:rsidR="00022E83" w:rsidDel="005C4D6C">
            <w:rPr>
              <w:rFonts w:ascii="Arial" w:eastAsia="Times New Roman" w:hAnsi="Arial" w:cs="Times New Roman"/>
              <w:color w:val="454545"/>
              <w:lang w:bidi="ne-NP"/>
            </w:rPr>
            <w:delText>ex</w:delText>
          </w:r>
        </w:del>
      </w:ins>
      <w:del w:id="157" w:author="Nan Zhang" w:date="2017-07-19T08:50:00Z">
        <w:r w:rsidRPr="00103A11" w:rsidDel="005C4D6C">
          <w:rPr>
            <w:rFonts w:ascii="Arial" w:eastAsia="Times New Roman" w:hAnsi="Arial" w:cs="Times New Roman"/>
            <w:color w:val="454545"/>
            <w:lang w:bidi="ne-NP"/>
          </w:rPr>
          <w:delText>ices’ and highlight on noisy points that are far away from head</w:delText>
        </w:r>
      </w:del>
      <w:ins w:id="158" w:author="Hu, Xiaosu" w:date="2017-07-17T11:05:00Z">
        <w:del w:id="159" w:author="Nan Zhang" w:date="2017-07-19T08:50:00Z">
          <w:r w:rsidR="00022E83" w:rsidDel="005C4D6C">
            <w:rPr>
              <w:rFonts w:ascii="Arial" w:eastAsia="Times New Roman" w:hAnsi="Arial" w:cs="Times New Roman"/>
              <w:color w:val="454545"/>
              <w:lang w:bidi="ne-NP"/>
            </w:rPr>
            <w:delText xml:space="preserve">. </w:delText>
          </w:r>
        </w:del>
        <w:del w:id="160" w:author="Nan Zhang" w:date="2017-07-18T13:58:00Z">
          <w:r w:rsidR="00022E83" w:rsidDel="00ED3F33">
            <w:rPr>
              <w:rFonts w:ascii="Arial" w:eastAsia="Times New Roman" w:hAnsi="Arial" w:cs="Times New Roman"/>
              <w:color w:val="454545"/>
              <w:lang w:bidi="ne-NP"/>
            </w:rPr>
            <w:delText>It is better if you move the noisy points so far from the head.</w:delText>
          </w:r>
        </w:del>
      </w:ins>
      <w:del w:id="161" w:author="Nan Zhang" w:date="2017-07-18T13:58:00Z">
        <w:r w:rsidRPr="00A96DA5" w:rsidDel="00ED3F33">
          <w:rPr>
            <w:rFonts w:ascii="Arial" w:eastAsia="Times New Roman" w:hAnsi="Arial" w:cs="Times New Roman"/>
            <w:color w:val="454545"/>
            <w:lang w:bidi="ne-NP"/>
          </w:rPr>
          <w:delText> </w:delText>
        </w:r>
      </w:del>
    </w:p>
    <w:p w14:paraId="737A42FA" w14:textId="199282D9" w:rsidR="00103A11" w:rsidRPr="00103A11" w:rsidDel="005C4D6C" w:rsidRDefault="00103A11" w:rsidP="00103A11">
      <w:pPr>
        <w:numPr>
          <w:ilvl w:val="0"/>
          <w:numId w:val="1"/>
        </w:numPr>
        <w:rPr>
          <w:del w:id="162" w:author="Nan Zhang" w:date="2017-07-19T08:50:00Z"/>
          <w:rFonts w:ascii="Arial" w:eastAsia="Times New Roman" w:hAnsi="Arial" w:cs="Times New Roman"/>
          <w:color w:val="454545"/>
          <w:lang w:bidi="ne-NP"/>
        </w:rPr>
      </w:pPr>
      <w:del w:id="163" w:author="Nan Zhang" w:date="2017-07-19T08:50:00Z">
        <w:r w:rsidRPr="00103A11" w:rsidDel="005C4D6C">
          <w:rPr>
            <w:rFonts w:ascii="Arial" w:eastAsia="Times New Roman" w:hAnsi="Arial" w:cs="Times New Roman"/>
            <w:color w:val="454545"/>
            <w:lang w:bidi="ne-NP"/>
          </w:rPr>
          <w:delText>Be careful on this step!! Do not remove points that are near the head.</w:delText>
        </w:r>
        <w:r w:rsidRPr="00A96DA5" w:rsidDel="005C4D6C">
          <w:rPr>
            <w:rFonts w:ascii="Arial" w:eastAsia="Times New Roman" w:hAnsi="Arial" w:cs="Times New Roman"/>
            <w:color w:val="454545"/>
            <w:lang w:bidi="ne-NP"/>
          </w:rPr>
          <w:delText> </w:delText>
        </w:r>
      </w:del>
    </w:p>
    <w:p w14:paraId="06CFE926" w14:textId="24B2899D" w:rsidR="00BA29BD" w:rsidRPr="00ED3F33" w:rsidDel="005C4D6C" w:rsidRDefault="00BA29BD">
      <w:pPr>
        <w:pStyle w:val="Title"/>
        <w:rPr>
          <w:ins w:id="164" w:author="Hu, Xiaosu" w:date="2017-07-17T11:40:00Z"/>
          <w:del w:id="165" w:author="Nan Zhang" w:date="2017-07-19T08:51:00Z"/>
          <w:lang w:bidi="ne-NP"/>
          <w:rPrChange w:id="166" w:author="Nan Zhang" w:date="2017-07-18T13:57:00Z">
            <w:rPr>
              <w:ins w:id="167" w:author="Hu, Xiaosu" w:date="2017-07-17T11:40:00Z"/>
              <w:del w:id="168" w:author="Nan Zhang" w:date="2017-07-19T08:51:00Z"/>
              <w:rFonts w:ascii="Arial" w:eastAsia="Times New Roman" w:hAnsi="Arial" w:cs="Times New Roman"/>
              <w:color w:val="454545"/>
              <w:lang w:bidi="ne-NP"/>
            </w:rPr>
          </w:rPrChange>
        </w:rPr>
        <w:pPrChange w:id="169" w:author="Nan Zhang" w:date="2017-07-18T13:57:00Z">
          <w:pPr>
            <w:numPr>
              <w:numId w:val="1"/>
            </w:numPr>
            <w:tabs>
              <w:tab w:val="num" w:pos="720"/>
            </w:tabs>
            <w:ind w:left="720" w:hanging="360"/>
          </w:pPr>
        </w:pPrChange>
      </w:pPr>
      <w:ins w:id="170" w:author="Hu, Xiaosu" w:date="2017-07-17T11:41:00Z">
        <w:r w:rsidRPr="00ED3F33">
          <w:rPr>
            <w:lang w:bidi="ne-NP"/>
            <w:rPrChange w:id="171" w:author="Nan Zhang" w:date="2017-07-18T13:57:00Z">
              <w:rPr>
                <w:rFonts w:ascii="Arial" w:eastAsia="Times New Roman" w:hAnsi="Arial" w:cs="Times New Roman"/>
                <w:b/>
                <w:color w:val="454545"/>
                <w:sz w:val="32"/>
                <w:lang w:bidi="ne-NP"/>
              </w:rPr>
            </w:rPrChange>
          </w:rPr>
          <w:t>Poisson Reconstruction</w:t>
        </w:r>
      </w:ins>
    </w:p>
    <w:p w14:paraId="2FD043E6" w14:textId="77777777" w:rsidR="005C4D6C" w:rsidRPr="00103A11" w:rsidRDefault="005C4D6C">
      <w:pPr>
        <w:pStyle w:val="Title"/>
        <w:rPr>
          <w:ins w:id="172" w:author="Nan Zhang" w:date="2017-07-19T08:51:00Z"/>
          <w:lang w:bidi="ne-NP"/>
        </w:rPr>
        <w:pPrChange w:id="173" w:author="Nan Zhang" w:date="2017-07-19T08:51:00Z">
          <w:pPr/>
        </w:pPrChange>
      </w:pPr>
    </w:p>
    <w:p w14:paraId="63C99E34" w14:textId="60A574B2" w:rsidR="005C4D6C" w:rsidRPr="0009717C" w:rsidRDefault="005C4D6C" w:rsidP="005C4D6C">
      <w:pPr>
        <w:numPr>
          <w:ilvl w:val="0"/>
          <w:numId w:val="1"/>
        </w:numPr>
        <w:rPr>
          <w:ins w:id="174" w:author="Nan Zhang" w:date="2017-07-19T08:51:00Z"/>
          <w:rFonts w:ascii="Arial" w:eastAsia="Times New Roman" w:hAnsi="Arial" w:cs="Times New Roman"/>
          <w:color w:val="454545"/>
          <w:lang w:bidi="ne-NP"/>
        </w:rPr>
      </w:pPr>
      <w:ins w:id="175" w:author="Nan Zhang" w:date="2017-07-19T08:51:00Z">
        <w:r>
          <w:rPr>
            <w:rFonts w:ascii="Arial" w:eastAsia="Times New Roman" w:hAnsi="Arial" w:cs="Times New Roman"/>
            <w:color w:val="454545"/>
            <w:lang w:bidi="ne-NP"/>
          </w:rPr>
          <w:t>O</w:t>
        </w:r>
        <w:r w:rsidRPr="0009717C">
          <w:rPr>
            <w:rFonts w:ascii="Arial" w:eastAsia="Times New Roman" w:hAnsi="Arial" w:cs="Times New Roman"/>
            <w:color w:val="454545"/>
            <w:lang w:bidi="ne-NP"/>
          </w:rPr>
          <w:t>pen MeshLab (another software) </w:t>
        </w:r>
      </w:ins>
    </w:p>
    <w:p w14:paraId="48C70DF4" w14:textId="2072811F" w:rsidR="005C4D6C" w:rsidRPr="00103A11" w:rsidRDefault="005C4D6C" w:rsidP="005C4D6C">
      <w:pPr>
        <w:numPr>
          <w:ilvl w:val="0"/>
          <w:numId w:val="1"/>
        </w:numPr>
        <w:rPr>
          <w:ins w:id="176" w:author="Nan Zhang" w:date="2017-07-19T08:51:00Z"/>
          <w:rFonts w:ascii="Arial" w:eastAsia="Times New Roman" w:hAnsi="Arial" w:cs="Times New Roman"/>
          <w:color w:val="454545"/>
          <w:lang w:bidi="ne-NP"/>
        </w:rPr>
      </w:pPr>
      <w:ins w:id="177" w:author="Nan Zhang" w:date="2017-07-19T08:51:00Z">
        <w:r w:rsidRPr="00103A11">
          <w:rPr>
            <w:rFonts w:ascii="Arial" w:eastAsia="Times New Roman" w:hAnsi="Arial" w:cs="Times New Roman"/>
            <w:color w:val="454545"/>
            <w:lang w:bidi="ne-NP"/>
          </w:rPr>
          <w:t>Click on ‘Open Project Files’</w:t>
        </w:r>
      </w:ins>
    </w:p>
    <w:p w14:paraId="176F140C" w14:textId="7221413A" w:rsidR="005C4D6C" w:rsidRPr="00103A11" w:rsidRDefault="005C4D6C" w:rsidP="005C4D6C">
      <w:pPr>
        <w:numPr>
          <w:ilvl w:val="0"/>
          <w:numId w:val="1"/>
        </w:numPr>
        <w:rPr>
          <w:ins w:id="178" w:author="Nan Zhang" w:date="2017-07-19T08:51:00Z"/>
          <w:rFonts w:ascii="Arial" w:eastAsia="Times New Roman" w:hAnsi="Arial" w:cs="Times New Roman"/>
          <w:color w:val="454545"/>
          <w:lang w:bidi="ne-NP"/>
        </w:rPr>
      </w:pPr>
      <w:ins w:id="179" w:author="Nan Zhang" w:date="2017-07-19T08:51:00Z">
        <w:r w:rsidRPr="00103A11">
          <w:rPr>
            <w:rFonts w:ascii="Arial" w:eastAsia="Times New Roman" w:hAnsi="Arial" w:cs="Times New Roman"/>
            <w:color w:val="454545"/>
            <w:lang w:bidi="ne-NP"/>
          </w:rPr>
          <w:t xml:space="preserve">Navigate to folder where </w:t>
        </w:r>
        <w:r>
          <w:rPr>
            <w:rFonts w:ascii="Arial" w:eastAsia="Times New Roman" w:hAnsi="Arial" w:cs="Times New Roman"/>
            <w:color w:val="454545"/>
            <w:lang w:bidi="ne-NP"/>
          </w:rPr>
          <w:t xml:space="preserve">.nvm </w:t>
        </w:r>
        <w:r w:rsidRPr="00103A11">
          <w:rPr>
            <w:rFonts w:ascii="Arial" w:eastAsia="Times New Roman" w:hAnsi="Arial" w:cs="Times New Roman"/>
            <w:color w:val="454545"/>
            <w:lang w:bidi="ne-NP"/>
          </w:rPr>
          <w:t xml:space="preserve">files </w:t>
        </w:r>
      </w:ins>
      <w:ins w:id="180" w:author="Nan Zhang" w:date="2017-07-21T12:49:00Z">
        <w:r w:rsidR="00E71589">
          <w:rPr>
            <w:rFonts w:ascii="Arial" w:eastAsia="Times New Roman" w:hAnsi="Arial" w:cs="Times New Roman"/>
            <w:color w:val="454545"/>
            <w:lang w:bidi="ne-NP"/>
          </w:rPr>
          <w:t xml:space="preserve">generated </w:t>
        </w:r>
      </w:ins>
      <w:ins w:id="181" w:author="Nan Zhang" w:date="2017-07-19T08:51:00Z">
        <w:r w:rsidRPr="00103A11">
          <w:rPr>
            <w:rFonts w:ascii="Arial" w:eastAsia="Times New Roman" w:hAnsi="Arial" w:cs="Times New Roman"/>
            <w:color w:val="454545"/>
            <w:lang w:bidi="ne-NP"/>
          </w:rPr>
          <w:t>from VisualSFM was saved</w:t>
        </w:r>
        <w:r w:rsidRPr="00A96DA5">
          <w:rPr>
            <w:rFonts w:ascii="Arial" w:eastAsia="Times New Roman" w:hAnsi="Arial" w:cs="Times New Roman"/>
            <w:color w:val="454545"/>
            <w:lang w:bidi="ne-NP"/>
          </w:rPr>
          <w:t> </w:t>
        </w:r>
      </w:ins>
    </w:p>
    <w:p w14:paraId="1B60D200" w14:textId="0FF38E44" w:rsidR="005C4D6C" w:rsidRPr="00103A11" w:rsidRDefault="005C4D6C" w:rsidP="005C4D6C">
      <w:pPr>
        <w:numPr>
          <w:ilvl w:val="0"/>
          <w:numId w:val="1"/>
        </w:numPr>
        <w:rPr>
          <w:ins w:id="182" w:author="Nan Zhang" w:date="2017-07-19T08:51:00Z"/>
          <w:rFonts w:ascii="Arial" w:eastAsia="Times New Roman" w:hAnsi="Arial" w:cs="Times New Roman"/>
          <w:color w:val="454545"/>
          <w:lang w:bidi="ne-NP"/>
        </w:rPr>
      </w:pPr>
      <w:ins w:id="183" w:author="Nan Zhang" w:date="2017-07-19T08:51:00Z">
        <w:r w:rsidRPr="00103A11">
          <w:rPr>
            <w:rFonts w:ascii="Arial" w:eastAsia="Times New Roman" w:hAnsi="Arial" w:cs="Times New Roman"/>
            <w:color w:val="454545"/>
            <w:lang w:bidi="ne-NP"/>
          </w:rPr>
          <w:t>Files should include a .nvm file. Open this file.</w:t>
        </w:r>
        <w:r w:rsidRPr="00A96DA5">
          <w:rPr>
            <w:rFonts w:ascii="Arial" w:eastAsia="Times New Roman" w:hAnsi="Arial" w:cs="Times New Roman"/>
            <w:color w:val="454545"/>
            <w:lang w:bidi="ne-NP"/>
          </w:rPr>
          <w:t> </w:t>
        </w:r>
      </w:ins>
      <w:ins w:id="184" w:author="Nan Zhang" w:date="2017-07-19T14:16:00Z">
        <w:r w:rsidR="00E8124E">
          <w:rPr>
            <w:rFonts w:ascii="Arial" w:eastAsia="Times New Roman" w:hAnsi="Arial" w:cs="Times New Roman"/>
            <w:color w:val="454545"/>
            <w:lang w:bidi="ne-NP"/>
          </w:rPr>
          <w:t>There will be one layer on the right of the screen.</w:t>
        </w:r>
      </w:ins>
    </w:p>
    <w:p w14:paraId="6C6501F8" w14:textId="603A369D" w:rsidR="005C4D6C" w:rsidRPr="00103A11" w:rsidRDefault="005C4D6C" w:rsidP="005C4D6C">
      <w:pPr>
        <w:numPr>
          <w:ilvl w:val="0"/>
          <w:numId w:val="1"/>
        </w:numPr>
        <w:rPr>
          <w:ins w:id="185" w:author="Nan Zhang" w:date="2017-07-19T08:51:00Z"/>
          <w:rFonts w:ascii="Arial" w:eastAsia="Times New Roman" w:hAnsi="Arial" w:cs="Times New Roman"/>
          <w:color w:val="454545"/>
          <w:lang w:bidi="ne-NP"/>
        </w:rPr>
      </w:pPr>
      <w:ins w:id="186" w:author="Nan Zhang" w:date="2017-07-19T08:51:00Z">
        <w:r w:rsidRPr="00103A11">
          <w:rPr>
            <w:rFonts w:ascii="Arial" w:eastAsia="Times New Roman" w:hAnsi="Arial" w:cs="Times New Roman"/>
            <w:color w:val="454545"/>
            <w:lang w:bidi="ne-NP"/>
          </w:rPr>
          <w:t>Click on ‘select vert</w:t>
        </w:r>
        <w:r>
          <w:rPr>
            <w:rFonts w:ascii="Arial" w:eastAsia="Times New Roman" w:hAnsi="Arial" w:cs="Times New Roman"/>
            <w:color w:val="454545"/>
            <w:lang w:bidi="ne-NP"/>
          </w:rPr>
          <w:t>ex</w:t>
        </w:r>
        <w:r w:rsidRPr="00103A11">
          <w:rPr>
            <w:rFonts w:ascii="Arial" w:eastAsia="Times New Roman" w:hAnsi="Arial" w:cs="Times New Roman"/>
            <w:color w:val="454545"/>
            <w:lang w:bidi="ne-NP"/>
          </w:rPr>
          <w:t>es’ and highlight on noisy points that are far away from head</w:t>
        </w:r>
        <w:r>
          <w:rPr>
            <w:rFonts w:ascii="Arial" w:eastAsia="Times New Roman" w:hAnsi="Arial" w:cs="Times New Roman"/>
            <w:color w:val="454545"/>
            <w:lang w:bidi="ne-NP"/>
          </w:rPr>
          <w:t xml:space="preserve">. </w:t>
        </w:r>
      </w:ins>
    </w:p>
    <w:p w14:paraId="7A097B3B" w14:textId="0B4CFB96" w:rsidR="005C4D6C" w:rsidRPr="00103A11" w:rsidRDefault="005C4D6C" w:rsidP="005C4D6C">
      <w:pPr>
        <w:numPr>
          <w:ilvl w:val="0"/>
          <w:numId w:val="1"/>
        </w:numPr>
        <w:rPr>
          <w:ins w:id="187" w:author="Nan Zhang" w:date="2017-07-19T08:51:00Z"/>
          <w:rFonts w:ascii="Arial" w:eastAsia="Times New Roman" w:hAnsi="Arial" w:cs="Times New Roman"/>
          <w:color w:val="454545"/>
          <w:lang w:bidi="ne-NP"/>
        </w:rPr>
      </w:pPr>
      <w:ins w:id="188" w:author="Nan Zhang" w:date="2017-07-19T08:51:00Z">
        <w:r w:rsidRPr="00103A11">
          <w:rPr>
            <w:rFonts w:ascii="Arial" w:eastAsia="Times New Roman" w:hAnsi="Arial" w:cs="Times New Roman"/>
            <w:color w:val="454545"/>
            <w:lang w:bidi="ne-NP"/>
          </w:rPr>
          <w:t>Be careful on this step!! Do not remove points that are near the head.</w:t>
        </w:r>
        <w:r w:rsidRPr="00A96DA5">
          <w:rPr>
            <w:rFonts w:ascii="Arial" w:eastAsia="Times New Roman" w:hAnsi="Arial" w:cs="Times New Roman"/>
            <w:color w:val="454545"/>
            <w:lang w:bidi="ne-NP"/>
          </w:rPr>
          <w:t> </w:t>
        </w:r>
      </w:ins>
    </w:p>
    <w:p w14:paraId="34686B8E" w14:textId="561C8E1C"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Import the mesh: Click on File &gt; Import Mesh</w:t>
      </w:r>
      <w:r w:rsidRPr="00A96DA5">
        <w:rPr>
          <w:rFonts w:ascii="Arial" w:eastAsia="Times New Roman" w:hAnsi="Arial" w:cs="Times New Roman"/>
          <w:color w:val="454545"/>
          <w:lang w:bidi="ne-NP"/>
        </w:rPr>
        <w:t> </w:t>
      </w:r>
    </w:p>
    <w:p w14:paraId="24F2EE72" w14:textId="270678D2"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Will open a folder that has .ply file</w:t>
      </w:r>
      <w:ins w:id="189" w:author="Nan Zhang" w:date="2017-07-21T12:50:00Z">
        <w:r w:rsidR="00E71589">
          <w:rPr>
            <w:rFonts w:ascii="Arial" w:eastAsia="Times New Roman" w:hAnsi="Arial" w:cs="Times New Roman"/>
            <w:color w:val="454545"/>
            <w:lang w:bidi="ne-NP"/>
          </w:rPr>
          <w:t>s</w:t>
        </w:r>
      </w:ins>
      <w:r w:rsidRPr="00103A11">
        <w:rPr>
          <w:rFonts w:ascii="Arial" w:eastAsia="Times New Roman" w:hAnsi="Arial" w:cs="Times New Roman"/>
          <w:color w:val="454545"/>
          <w:lang w:bidi="ne-NP"/>
        </w:rPr>
        <w:t>. Select .ply file. (generated automatically by software</w:t>
      </w:r>
      <w:ins w:id="190" w:author="Nan Zhang" w:date="2017-07-19T08:52:00Z">
        <w:r w:rsidR="005C4D6C">
          <w:rPr>
            <w:rFonts w:ascii="Arial" w:eastAsia="Times New Roman" w:hAnsi="Arial" w:cs="Times New Roman"/>
            <w:color w:val="454545"/>
            <w:lang w:bidi="ne-NP"/>
          </w:rPr>
          <w:t xml:space="preserve"> and</w:t>
        </w:r>
      </w:ins>
      <w:ins w:id="191" w:author="Nan Zhang" w:date="2017-07-21T12:50:00Z">
        <w:r w:rsidR="00E71589">
          <w:rPr>
            <w:rFonts w:ascii="Arial" w:eastAsia="Times New Roman" w:hAnsi="Arial" w:cs="Times New Roman"/>
            <w:color w:val="454545"/>
            <w:lang w:bidi="ne-NP"/>
          </w:rPr>
          <w:t xml:space="preserve"> </w:t>
        </w:r>
      </w:ins>
      <w:ins w:id="192" w:author="Nan Zhang" w:date="2017-07-19T08:52:00Z">
        <w:r w:rsidR="005C4D6C">
          <w:rPr>
            <w:rFonts w:ascii="Arial" w:eastAsia="Times New Roman" w:hAnsi="Arial" w:cs="Times New Roman"/>
            <w:color w:val="454545"/>
            <w:lang w:bidi="ne-NP"/>
          </w:rPr>
          <w:t xml:space="preserve">there may be more than one .ply file, </w:t>
        </w:r>
      </w:ins>
      <w:ins w:id="193" w:author="Nan Zhang" w:date="2017-07-21T12:50:00Z">
        <w:r w:rsidR="00E71589">
          <w:rPr>
            <w:rFonts w:ascii="Arial" w:eastAsia="Times New Roman" w:hAnsi="Arial" w:cs="Times New Roman"/>
            <w:color w:val="454545"/>
            <w:lang w:bidi="ne-NP"/>
          </w:rPr>
          <w:t>if there is more than one model in reconstructing sparse</w:t>
        </w:r>
      </w:ins>
      <w:r w:rsidRPr="00103A11">
        <w:rPr>
          <w:rFonts w:ascii="Arial" w:eastAsia="Times New Roman" w:hAnsi="Arial" w:cs="Times New Roman"/>
          <w:color w:val="454545"/>
          <w:lang w:bidi="ne-NP"/>
        </w:rPr>
        <w:t>)</w:t>
      </w:r>
      <w:ins w:id="194" w:author="Nan Zhang" w:date="2017-07-19T14:16:00Z">
        <w:r w:rsidR="00E8124E">
          <w:rPr>
            <w:rFonts w:ascii="Arial" w:eastAsia="Times New Roman" w:hAnsi="Arial" w:cs="Times New Roman"/>
            <w:color w:val="454545"/>
            <w:lang w:bidi="ne-NP"/>
          </w:rPr>
          <w:t xml:space="preserve">. There </w:t>
        </w:r>
      </w:ins>
      <w:ins w:id="195" w:author="Nan Zhang" w:date="2017-07-19T14:17:00Z">
        <w:r w:rsidR="00E8124E">
          <w:rPr>
            <w:rFonts w:ascii="Arial" w:eastAsia="Times New Roman" w:hAnsi="Arial" w:cs="Times New Roman"/>
            <w:color w:val="454545"/>
            <w:lang w:bidi="ne-NP"/>
          </w:rPr>
          <w:t xml:space="preserve">will be two layers </w:t>
        </w:r>
      </w:ins>
      <w:ins w:id="196" w:author="Nan Zhang" w:date="2017-07-21T12:52:00Z">
        <w:r w:rsidR="00E71589">
          <w:rPr>
            <w:rFonts w:ascii="Arial" w:eastAsia="Times New Roman" w:hAnsi="Arial" w:cs="Times New Roman"/>
            <w:color w:val="454545"/>
            <w:lang w:bidi="ne-NP"/>
          </w:rPr>
          <w:t xml:space="preserve">(one is model and the other one is a dense model) </w:t>
        </w:r>
      </w:ins>
      <w:ins w:id="197" w:author="Nan Zhang" w:date="2017-07-21T12:51:00Z">
        <w:r w:rsidR="00E71589">
          <w:rPr>
            <w:rFonts w:ascii="Arial" w:eastAsia="Times New Roman" w:hAnsi="Arial" w:cs="Times New Roman"/>
            <w:color w:val="454545"/>
            <w:lang w:bidi="ne-NP"/>
          </w:rPr>
          <w:t xml:space="preserve">showed </w:t>
        </w:r>
      </w:ins>
      <w:ins w:id="198" w:author="Nan Zhang" w:date="2017-07-19T14:17:00Z">
        <w:r w:rsidR="00E8124E">
          <w:rPr>
            <w:rFonts w:ascii="Arial" w:eastAsia="Times New Roman" w:hAnsi="Arial" w:cs="Times New Roman"/>
            <w:color w:val="454545"/>
            <w:lang w:bidi="ne-NP"/>
          </w:rPr>
          <w:t xml:space="preserve">on the right of the screen. </w:t>
        </w:r>
      </w:ins>
    </w:p>
    <w:p w14:paraId="16B24650" w14:textId="71911770"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Rotate head around and remove additional “noisy” points that are far from head.</w:t>
      </w:r>
      <w:r w:rsidRPr="00A96DA5">
        <w:rPr>
          <w:rFonts w:ascii="Arial" w:eastAsia="Times New Roman" w:hAnsi="Arial" w:cs="Times New Roman"/>
          <w:color w:val="454545"/>
          <w:lang w:bidi="ne-NP"/>
        </w:rPr>
        <w:t> </w:t>
      </w:r>
      <w:ins w:id="199" w:author="Nan Zhang" w:date="2017-07-21T12:52:00Z">
        <w:r w:rsidR="00E71589">
          <w:rPr>
            <w:rFonts w:ascii="Arial" w:eastAsia="Times New Roman" w:hAnsi="Arial" w:cs="Times New Roman"/>
            <w:color w:val="454545"/>
            <w:lang w:bidi="ne-NP"/>
          </w:rPr>
          <w:t>Before the action of removing points, make sure you have c</w:t>
        </w:r>
      </w:ins>
      <w:ins w:id="200" w:author="Nan Zhang" w:date="2017-07-21T12:51:00Z">
        <w:r w:rsidR="00E71589">
          <w:rPr>
            <w:rFonts w:ascii="Arial" w:eastAsia="Times New Roman" w:hAnsi="Arial" w:cs="Times New Roman"/>
            <w:color w:val="454545"/>
            <w:lang w:bidi="ne-NP"/>
          </w:rPr>
          <w:t>h</w:t>
        </w:r>
        <w:r w:rsidR="00E71589">
          <w:rPr>
            <w:rFonts w:ascii="Arial" w:eastAsia="Times New Roman" w:hAnsi="Arial" w:cs="Times New Roman"/>
            <w:color w:val="454545"/>
            <w:lang w:bidi="ne-NP"/>
          </w:rPr>
          <w:t>ose</w:t>
        </w:r>
      </w:ins>
      <w:ins w:id="201" w:author="Nan Zhang" w:date="2017-07-21T12:53:00Z">
        <w:r w:rsidR="00E71589">
          <w:rPr>
            <w:rFonts w:ascii="Arial" w:eastAsia="Times New Roman" w:hAnsi="Arial" w:cs="Times New Roman"/>
            <w:color w:val="454545"/>
            <w:lang w:bidi="ne-NP"/>
          </w:rPr>
          <w:t>n</w:t>
        </w:r>
      </w:ins>
      <w:ins w:id="202" w:author="Nan Zhang" w:date="2017-07-21T12:51:00Z">
        <w:r w:rsidR="00E71589">
          <w:rPr>
            <w:rFonts w:ascii="Arial" w:eastAsia="Times New Roman" w:hAnsi="Arial" w:cs="Times New Roman"/>
            <w:color w:val="454545"/>
            <w:lang w:bidi="ne-NP"/>
          </w:rPr>
          <w:t xml:space="preserve"> the </w:t>
        </w:r>
      </w:ins>
      <w:ins w:id="203" w:author="Nan Zhang" w:date="2017-07-21T12:53:00Z">
        <w:r w:rsidR="00E71589">
          <w:rPr>
            <w:rFonts w:ascii="Arial" w:eastAsia="Times New Roman" w:hAnsi="Arial" w:cs="Times New Roman"/>
            <w:color w:val="454545"/>
            <w:lang w:bidi="ne-NP"/>
          </w:rPr>
          <w:t xml:space="preserve">right </w:t>
        </w:r>
      </w:ins>
      <w:ins w:id="204" w:author="Nan Zhang" w:date="2017-07-21T12:51:00Z">
        <w:r w:rsidR="00E71589">
          <w:rPr>
            <w:rFonts w:ascii="Arial" w:eastAsia="Times New Roman" w:hAnsi="Arial" w:cs="Times New Roman"/>
            <w:color w:val="454545"/>
            <w:lang w:bidi="ne-NP"/>
          </w:rPr>
          <w:t>layer</w:t>
        </w:r>
        <w:r w:rsidR="00E71589">
          <w:rPr>
            <w:rFonts w:ascii="Arial" w:eastAsia="Times New Roman" w:hAnsi="Arial" w:cs="Times New Roman"/>
            <w:color w:val="454545"/>
            <w:lang w:bidi="ne-NP"/>
          </w:rPr>
          <w:t xml:space="preserve"> </w:t>
        </w:r>
        <w:r w:rsidR="00E71589">
          <w:rPr>
            <w:rFonts w:ascii="Arial" w:eastAsia="Times New Roman" w:hAnsi="Arial" w:cs="Times New Roman"/>
            <w:color w:val="454545"/>
            <w:lang w:bidi="ne-NP"/>
          </w:rPr>
          <w:t>which</w:t>
        </w:r>
        <w:r w:rsidR="00E71589">
          <w:rPr>
            <w:rFonts w:ascii="Arial" w:eastAsia="Times New Roman" w:hAnsi="Arial" w:cs="Times New Roman"/>
            <w:color w:val="454545"/>
            <w:lang w:bidi="ne-NP"/>
          </w:rPr>
          <w:t xml:space="preserve"> you want to move the points from and then select the noisy points and cut them.</w:t>
        </w:r>
        <w:r w:rsidR="00E71589">
          <w:rPr>
            <w:rFonts w:ascii="Arial" w:eastAsia="Times New Roman" w:hAnsi="Arial" w:cs="Times New Roman"/>
            <w:color w:val="454545"/>
            <w:lang w:bidi="ne-NP"/>
          </w:rPr>
          <w:t xml:space="preserve"> </w:t>
        </w:r>
      </w:ins>
      <w:ins w:id="205" w:author="Hu, Xiaosu" w:date="2017-07-17T13:00:00Z">
        <w:r w:rsidR="00755844" w:rsidRPr="00FD6274">
          <w:rPr>
            <w:rFonts w:ascii="Arial" w:eastAsia="Times New Roman" w:hAnsi="Arial" w:cs="Times New Roman"/>
            <w:b/>
            <w:color w:val="454545"/>
            <w:lang w:bidi="ne-NP"/>
            <w:rPrChange w:id="206" w:author="Nan Zhang" w:date="2017-07-21T12:53:00Z">
              <w:rPr>
                <w:rFonts w:ascii="Arial" w:eastAsia="Times New Roman" w:hAnsi="Arial" w:cs="Times New Roman"/>
                <w:color w:val="454545"/>
                <w:lang w:bidi="ne-NP"/>
              </w:rPr>
            </w:rPrChange>
          </w:rPr>
          <w:t>Attention</w:t>
        </w:r>
        <w:r w:rsidR="00755844">
          <w:rPr>
            <w:rFonts w:ascii="Arial" w:eastAsia="Times New Roman" w:hAnsi="Arial" w:cs="Times New Roman"/>
            <w:color w:val="454545"/>
            <w:lang w:bidi="ne-NP"/>
          </w:rPr>
          <w:t xml:space="preserve">: you should move the points making up the body </w:t>
        </w:r>
      </w:ins>
      <w:ins w:id="207" w:author="Hu, Xiaosu" w:date="2017-07-17T13:06:00Z">
        <w:r w:rsidR="00755844">
          <w:rPr>
            <w:rFonts w:ascii="Arial" w:eastAsia="Times New Roman" w:hAnsi="Arial" w:cs="Times New Roman"/>
            <w:color w:val="454545"/>
            <w:lang w:bidi="ne-NP"/>
          </w:rPr>
          <w:t xml:space="preserve">as many as possible but be careful </w:t>
        </w:r>
      </w:ins>
      <w:ins w:id="208" w:author="Hu, Xiaosu" w:date="2017-07-17T13:07:00Z">
        <w:r w:rsidR="00755844">
          <w:rPr>
            <w:rFonts w:ascii="Arial" w:eastAsia="Times New Roman" w:hAnsi="Arial" w:cs="Times New Roman"/>
            <w:color w:val="454545"/>
            <w:lang w:bidi="ne-NP"/>
          </w:rPr>
          <w:t>and d</w:t>
        </w:r>
        <w:r w:rsidR="00755844" w:rsidRPr="00103A11">
          <w:rPr>
            <w:rFonts w:ascii="Arial" w:eastAsia="Times New Roman" w:hAnsi="Arial" w:cs="Times New Roman"/>
            <w:color w:val="454545"/>
            <w:lang w:bidi="ne-NP"/>
          </w:rPr>
          <w:t xml:space="preserve">o not remove points that </w:t>
        </w:r>
      </w:ins>
      <w:ins w:id="209" w:author="Hu, Xiaosu" w:date="2017-07-17T13:08:00Z">
        <w:r w:rsidR="00755844">
          <w:rPr>
            <w:rFonts w:ascii="Arial" w:eastAsia="Times New Roman" w:hAnsi="Arial" w:cs="Times New Roman"/>
            <w:color w:val="454545"/>
            <w:lang w:bidi="ne-NP"/>
          </w:rPr>
          <w:t>make up</w:t>
        </w:r>
      </w:ins>
      <w:ins w:id="210" w:author="Hu, Xiaosu" w:date="2017-07-17T13:07:00Z">
        <w:r w:rsidR="00755844" w:rsidRPr="00103A11">
          <w:rPr>
            <w:rFonts w:ascii="Arial" w:eastAsia="Times New Roman" w:hAnsi="Arial" w:cs="Times New Roman"/>
            <w:color w:val="454545"/>
            <w:lang w:bidi="ne-NP"/>
          </w:rPr>
          <w:t xml:space="preserve"> the head</w:t>
        </w:r>
      </w:ins>
      <w:ins w:id="211" w:author="Nan Zhang" w:date="2017-07-19T14:17:00Z">
        <w:r w:rsidR="00E8124E">
          <w:rPr>
            <w:rFonts w:ascii="Arial" w:eastAsia="Times New Roman" w:hAnsi="Arial" w:cs="Times New Roman"/>
            <w:color w:val="454545"/>
            <w:lang w:bidi="ne-NP"/>
          </w:rPr>
          <w:t>.</w:t>
        </w:r>
      </w:ins>
      <w:ins w:id="212" w:author="Hu, Xiaosu" w:date="2017-07-17T13:00:00Z">
        <w:del w:id="213" w:author="Nan Zhang" w:date="2017-07-19T14:17:00Z">
          <w:r w:rsidR="00755844" w:rsidDel="00E8124E">
            <w:rPr>
              <w:rFonts w:ascii="Arial" w:eastAsia="Times New Roman" w:hAnsi="Arial" w:cs="Times New Roman"/>
              <w:color w:val="454545"/>
              <w:lang w:bidi="ne-NP"/>
            </w:rPr>
            <w:delText>.</w:delText>
          </w:r>
        </w:del>
      </w:ins>
    </w:p>
    <w:p w14:paraId="504015B2" w14:textId="66A1B18C"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Click on Filters &gt; Remeshing Simplification and Reconstruction &gt; Screened Poisson Surface Reconstruction</w:t>
      </w:r>
      <w:r w:rsidRPr="00A96DA5">
        <w:rPr>
          <w:rFonts w:ascii="Arial" w:eastAsia="Times New Roman" w:hAnsi="Arial" w:cs="Times New Roman"/>
          <w:color w:val="454545"/>
          <w:lang w:bidi="ne-NP"/>
        </w:rPr>
        <w:t> </w:t>
      </w:r>
    </w:p>
    <w:p w14:paraId="0A62B44E" w14:textId="04B4BF29" w:rsidR="00755844" w:rsidRPr="00E8124E" w:rsidRDefault="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 xml:space="preserve">Window should pop up: set Reconstruction Depth parameter to 12. </w:t>
      </w:r>
      <w:ins w:id="214" w:author="Nan Zhang" w:date="2017-07-19T14:20:00Z">
        <w:r w:rsidR="00E8124E">
          <w:rPr>
            <w:rFonts w:ascii="Arial" w:eastAsia="Times New Roman" w:hAnsi="Arial" w:cs="Times New Roman"/>
            <w:color w:val="454545"/>
            <w:lang w:bidi="ne-NP"/>
          </w:rPr>
          <w:t xml:space="preserve">(Make sure that you have chosen the </w:t>
        </w:r>
      </w:ins>
      <w:ins w:id="215" w:author="Nan Zhang" w:date="2017-07-21T12:53:00Z">
        <w:r w:rsidR="00FD6274">
          <w:rPr>
            <w:rFonts w:ascii="Arial" w:eastAsia="Times New Roman" w:hAnsi="Arial" w:cs="Times New Roman"/>
            <w:color w:val="454545"/>
            <w:lang w:bidi="ne-NP"/>
          </w:rPr>
          <w:t>dense</w:t>
        </w:r>
      </w:ins>
      <w:ins w:id="216" w:author="Nan Zhang" w:date="2017-07-19T14:20:00Z">
        <w:r w:rsidR="00E8124E">
          <w:rPr>
            <w:rFonts w:ascii="Arial" w:eastAsia="Times New Roman" w:hAnsi="Arial" w:cs="Times New Roman"/>
            <w:color w:val="454545"/>
            <w:lang w:bidi="ne-NP"/>
          </w:rPr>
          <w:t xml:space="preserve"> layer.</w:t>
        </w:r>
        <w:r w:rsidR="00E8124E" w:rsidRPr="00E8124E">
          <w:rPr>
            <w:rFonts w:ascii="Arial" w:eastAsia="Times New Roman" w:hAnsi="Arial" w:cs="Times New Roman"/>
            <w:color w:val="454545"/>
            <w:lang w:bidi="ne-NP"/>
          </w:rPr>
          <w:t>)</w:t>
        </w:r>
        <w:r w:rsidR="00E8124E">
          <w:rPr>
            <w:rFonts w:ascii="Arial" w:eastAsia="Times New Roman" w:hAnsi="Arial" w:cs="Times New Roman"/>
            <w:color w:val="454545"/>
            <w:lang w:bidi="ne-NP"/>
          </w:rPr>
          <w:t xml:space="preserve"> </w:t>
        </w:r>
      </w:ins>
      <w:r w:rsidRPr="00E8124E">
        <w:rPr>
          <w:rFonts w:ascii="Arial" w:eastAsia="Times New Roman" w:hAnsi="Arial" w:cs="Times New Roman"/>
          <w:color w:val="454545"/>
          <w:lang w:bidi="ne-NP"/>
        </w:rPr>
        <w:t>Click Apply.</w:t>
      </w:r>
    </w:p>
    <w:p w14:paraId="55399A20" w14:textId="6306FC5B" w:rsid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Takes several minutes to apply. Resul</w:t>
      </w:r>
      <w:r w:rsidR="004C7C66">
        <w:rPr>
          <w:rFonts w:ascii="Arial" w:eastAsia="Times New Roman" w:hAnsi="Arial" w:cs="Times New Roman"/>
          <w:color w:val="454545"/>
          <w:lang w:bidi="ne-NP"/>
        </w:rPr>
        <w:t xml:space="preserve">t will look something like Picture </w:t>
      </w:r>
      <w:del w:id="217" w:author="Nan Zhang" w:date="2017-07-21T12:54:00Z">
        <w:r w:rsidR="004C7C66" w:rsidDel="00FD6274">
          <w:rPr>
            <w:rFonts w:ascii="Arial" w:eastAsia="Times New Roman" w:hAnsi="Arial" w:cs="Times New Roman"/>
            <w:color w:val="454545"/>
            <w:lang w:bidi="ne-NP"/>
          </w:rPr>
          <w:delText>3</w:delText>
        </w:r>
      </w:del>
      <w:ins w:id="218" w:author="Nan Zhang" w:date="2017-07-21T12:54:00Z">
        <w:r w:rsidR="00FD6274">
          <w:rPr>
            <w:rFonts w:ascii="Arial" w:eastAsia="Times New Roman" w:hAnsi="Arial" w:cs="Times New Roman"/>
            <w:color w:val="454545"/>
            <w:lang w:bidi="ne-NP"/>
          </w:rPr>
          <w:t>4</w:t>
        </w:r>
      </w:ins>
      <w:r w:rsidR="004C7C66">
        <w:rPr>
          <w:rFonts w:ascii="Arial" w:eastAsia="Times New Roman" w:hAnsi="Arial" w:cs="Times New Roman"/>
          <w:color w:val="454545"/>
          <w:lang w:bidi="ne-NP"/>
        </w:rPr>
        <w:t xml:space="preserve">. </w:t>
      </w:r>
      <w:ins w:id="219" w:author="Nan Zhang" w:date="2017-07-19T14:18:00Z">
        <w:r w:rsidR="00E8124E">
          <w:rPr>
            <w:rFonts w:ascii="Arial" w:eastAsia="Times New Roman" w:hAnsi="Arial" w:cs="Times New Roman"/>
            <w:color w:val="454545"/>
            <w:lang w:bidi="ne-NP"/>
          </w:rPr>
          <w:t xml:space="preserve">And there will be three layers on the right of the screen. </w:t>
        </w:r>
      </w:ins>
    </w:p>
    <w:p w14:paraId="0DCC08FD" w14:textId="2D74E5CD" w:rsidR="004C7C66" w:rsidRDefault="004C7C66" w:rsidP="004C7C66">
      <w:pPr>
        <w:rPr>
          <w:rFonts w:ascii="Arial" w:eastAsia="Times New Roman" w:hAnsi="Arial" w:cs="Times New Roman"/>
          <w:color w:val="454545"/>
          <w:lang w:bidi="ne-NP"/>
        </w:rPr>
      </w:pPr>
    </w:p>
    <w:p w14:paraId="678178B9" w14:textId="7B9D7273" w:rsidR="004C7C66" w:rsidDel="00FD6274" w:rsidRDefault="004C7C66" w:rsidP="004C7C66">
      <w:pPr>
        <w:rPr>
          <w:del w:id="220" w:author="Nan Zhang" w:date="2017-07-21T12:58:00Z"/>
          <w:rFonts w:ascii="Arial" w:eastAsia="Times New Roman" w:hAnsi="Arial" w:cs="Times New Roman"/>
          <w:color w:val="454545"/>
          <w:lang w:bidi="ne-NP"/>
        </w:rPr>
      </w:pPr>
    </w:p>
    <w:p w14:paraId="6D012E7E" w14:textId="4B25C673" w:rsidR="004C7C66" w:rsidRDefault="004C7C66" w:rsidP="004C7C66">
      <w:pPr>
        <w:rPr>
          <w:rFonts w:ascii="Arial" w:eastAsia="Times New Roman" w:hAnsi="Arial" w:cs="Times New Roman"/>
          <w:color w:val="454545"/>
          <w:lang w:bidi="ne-NP"/>
        </w:rPr>
      </w:pPr>
    </w:p>
    <w:p w14:paraId="2C9F5D99" w14:textId="038B31C4" w:rsidR="004C7C66" w:rsidRDefault="004C7C66" w:rsidP="004C7C66">
      <w:pPr>
        <w:rPr>
          <w:rFonts w:ascii="Arial" w:eastAsia="Times New Roman" w:hAnsi="Arial" w:cs="Times New Roman"/>
          <w:color w:val="454545"/>
          <w:lang w:bidi="ne-NP"/>
        </w:rPr>
      </w:pPr>
    </w:p>
    <w:p w14:paraId="78D692D1" w14:textId="360EC77D" w:rsidR="004C7C66" w:rsidDel="00FD6274" w:rsidRDefault="00FD6274" w:rsidP="004C7C66">
      <w:pPr>
        <w:rPr>
          <w:del w:id="221" w:author="Nan Zhang" w:date="2017-07-21T12:56:00Z"/>
          <w:rFonts w:ascii="Arial" w:eastAsia="Times New Roman" w:hAnsi="Arial" w:cs="Times New Roman"/>
          <w:color w:val="454545"/>
          <w:lang w:bidi="ne-NP"/>
        </w:rPr>
      </w:pPr>
      <w:ins w:id="222" w:author="Nan Zhang" w:date="2017-07-21T12:57:00Z">
        <w:r>
          <w:rPr>
            <w:noProof/>
          </w:rPr>
          <w:lastRenderedPageBreak/>
          <mc:AlternateContent>
            <mc:Choice Requires="wps">
              <w:drawing>
                <wp:anchor distT="0" distB="0" distL="114300" distR="114300" simplePos="0" relativeHeight="251676672" behindDoc="0" locked="0" layoutInCell="1" allowOverlap="1" wp14:anchorId="33EE8B68" wp14:editId="31BEDD8E">
                  <wp:simplePos x="0" y="0"/>
                  <wp:positionH relativeFrom="column">
                    <wp:posOffset>3604260</wp:posOffset>
                  </wp:positionH>
                  <wp:positionV relativeFrom="paragraph">
                    <wp:posOffset>2936875</wp:posOffset>
                  </wp:positionV>
                  <wp:extent cx="24765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667CFCB6" w14:textId="1D4ADCCB" w:rsidR="00FD6274" w:rsidRPr="0000077B" w:rsidRDefault="00FD6274" w:rsidP="00FD6274">
                              <w:pPr>
                                <w:pStyle w:val="Caption"/>
                                <w:jc w:val="center"/>
                                <w:rPr>
                                  <w:rFonts w:ascii="Arial" w:eastAsia="Times New Roman" w:hAnsi="Arial" w:cs="Times New Roman"/>
                                  <w:noProof/>
                                  <w:color w:val="454545"/>
                                  <w:sz w:val="24"/>
                                  <w:szCs w:val="24"/>
                                </w:rPr>
                                <w:pPrChange w:id="223" w:author="Nan Zhang" w:date="2017-07-21T12:58:00Z">
                                  <w:pPr/>
                                </w:pPrChange>
                              </w:pPr>
                              <w:ins w:id="224" w:author="Nan Zhang" w:date="2017-07-21T12:57:00Z">
                                <w:r>
                                  <w:t>Picture 5 Result of showing it in Matlab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E8B68" id="Text Box 11" o:spid="_x0000_s1029" type="#_x0000_t202" style="position:absolute;margin-left:283.8pt;margin-top:231.25pt;width:1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L6NLg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" stroked="f">
                  <v:textbox style="mso-fit-shape-to-text:t" inset="0,0,0,0">
                    <w:txbxContent>
                      <w:p w14:paraId="667CFCB6" w14:textId="1D4ADCCB" w:rsidR="00FD6274" w:rsidRPr="0000077B" w:rsidRDefault="00FD6274" w:rsidP="00FD6274">
                        <w:pPr>
                          <w:pStyle w:val="Caption"/>
                          <w:jc w:val="center"/>
                          <w:rPr>
                            <w:rFonts w:ascii="Arial" w:eastAsia="Times New Roman" w:hAnsi="Arial" w:cs="Times New Roman"/>
                            <w:noProof/>
                            <w:color w:val="454545"/>
                            <w:sz w:val="24"/>
                            <w:szCs w:val="24"/>
                          </w:rPr>
                          <w:pPrChange w:id="225" w:author="Nan Zhang" w:date="2017-07-21T12:58:00Z">
                            <w:pPr/>
                          </w:pPrChange>
                        </w:pPr>
                        <w:ins w:id="226" w:author="Nan Zhang" w:date="2017-07-21T12:57:00Z">
                          <w:r>
                            <w:t>Picture 5 Result of showing it in Matlab</w:t>
                          </w:r>
                        </w:ins>
                      </w:p>
                    </w:txbxContent>
                  </v:textbox>
                  <w10:wrap type="topAndBottom"/>
                </v:shape>
              </w:pict>
            </mc:Fallback>
          </mc:AlternateContent>
        </w:r>
      </w:ins>
      <w:ins w:id="227" w:author="Nan Zhang" w:date="2017-07-21T12:54:00Z">
        <w:r>
          <w:rPr>
            <w:noProof/>
          </w:rPr>
          <mc:AlternateContent>
            <mc:Choice Requires="wps">
              <w:drawing>
                <wp:anchor distT="0" distB="0" distL="114300" distR="114300" simplePos="0" relativeHeight="251674624" behindDoc="0" locked="0" layoutInCell="1" allowOverlap="1" wp14:anchorId="15B7132C" wp14:editId="65C0237E">
                  <wp:simplePos x="0" y="0"/>
                  <wp:positionH relativeFrom="column">
                    <wp:posOffset>243840</wp:posOffset>
                  </wp:positionH>
                  <wp:positionV relativeFrom="paragraph">
                    <wp:posOffset>2944495</wp:posOffset>
                  </wp:positionV>
                  <wp:extent cx="2758440" cy="635"/>
                  <wp:effectExtent l="0" t="0" r="3810" b="0"/>
                  <wp:wrapThrough wrapText="bothSides">
                    <wp:wrapPolygon edited="0">
                      <wp:start x="0" y="0"/>
                      <wp:lineTo x="0" y="20057"/>
                      <wp:lineTo x="21481" y="20057"/>
                      <wp:lineTo x="2148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49DD0D3D" w14:textId="69547556" w:rsidR="00FD6274" w:rsidRPr="00AB3C50" w:rsidRDefault="00FD6274" w:rsidP="00FD6274">
                              <w:pPr>
                                <w:pStyle w:val="Caption"/>
                                <w:jc w:val="center"/>
                                <w:rPr>
                                  <w:rFonts w:ascii="Arial" w:eastAsia="Times New Roman" w:hAnsi="Arial" w:cs="Times New Roman"/>
                                  <w:noProof/>
                                  <w:color w:val="454545"/>
                                  <w:sz w:val="24"/>
                                  <w:szCs w:val="24"/>
                                </w:rPr>
                                <w:pPrChange w:id="228" w:author="Nan Zhang" w:date="2017-07-21T12:55:00Z">
                                  <w:pPr/>
                                </w:pPrChange>
                              </w:pPr>
                              <w:ins w:id="229" w:author="Nan Zhang" w:date="2017-07-21T12:54:00Z">
                                <w:r>
                                  <w:t xml:space="preserve">Picture </w:t>
                                </w:r>
                              </w:ins>
                              <w:ins w:id="230" w:author="Nan Zhang" w:date="2017-07-21T12:55:00Z">
                                <w:r>
                                  <w:t xml:space="preserve">4 </w:t>
                                </w:r>
                              </w:ins>
                              <w:ins w:id="231" w:author="Nan Zhang" w:date="2017-07-21T12:54:00Z">
                                <w:r>
                                  <w:t xml:space="preserve">Result of </w:t>
                                </w:r>
                              </w:ins>
                              <w:ins w:id="232" w:author="Nan Zhang" w:date="2017-07-21T12:55:00Z">
                                <w:r w:rsidRPr="00FD6274">
                                  <w:t>Screened Poisson Surface Reconstruction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7132C" id="Text Box 10" o:spid="_x0000_s1030" type="#_x0000_t202" style="position:absolute;margin-left:19.2pt;margin-top:231.85pt;width:217.2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" stroked="f">
                  <v:textbox style="mso-fit-shape-to-text:t" inset="0,0,0,0">
                    <w:txbxContent>
                      <w:p w14:paraId="49DD0D3D" w14:textId="69547556" w:rsidR="00FD6274" w:rsidRPr="00AB3C50" w:rsidRDefault="00FD6274" w:rsidP="00FD6274">
                        <w:pPr>
                          <w:pStyle w:val="Caption"/>
                          <w:jc w:val="center"/>
                          <w:rPr>
                            <w:rFonts w:ascii="Arial" w:eastAsia="Times New Roman" w:hAnsi="Arial" w:cs="Times New Roman"/>
                            <w:noProof/>
                            <w:color w:val="454545"/>
                            <w:sz w:val="24"/>
                            <w:szCs w:val="24"/>
                          </w:rPr>
                          <w:pPrChange w:id="233" w:author="Nan Zhang" w:date="2017-07-21T12:55:00Z">
                            <w:pPr/>
                          </w:pPrChange>
                        </w:pPr>
                        <w:ins w:id="234" w:author="Nan Zhang" w:date="2017-07-21T12:54:00Z">
                          <w:r>
                            <w:t xml:space="preserve">Picture </w:t>
                          </w:r>
                        </w:ins>
                        <w:ins w:id="235" w:author="Nan Zhang" w:date="2017-07-21T12:55:00Z">
                          <w:r>
                            <w:t xml:space="preserve">4 </w:t>
                          </w:r>
                        </w:ins>
                        <w:ins w:id="236" w:author="Nan Zhang" w:date="2017-07-21T12:54:00Z">
                          <w:r>
                            <w:t xml:space="preserve">Result of </w:t>
                          </w:r>
                        </w:ins>
                        <w:ins w:id="237" w:author="Nan Zhang" w:date="2017-07-21T12:55:00Z">
                          <w:r w:rsidRPr="00FD6274">
                            <w:t>Screened Poisson Surface Reconstruction</w:t>
                          </w:r>
                        </w:ins>
                      </w:p>
                    </w:txbxContent>
                  </v:textbox>
                  <w10:wrap type="through"/>
                </v:shape>
              </w:pict>
            </mc:Fallback>
          </mc:AlternateContent>
        </w:r>
      </w:ins>
      <w:r>
        <w:rPr>
          <w:rFonts w:ascii="Arial" w:eastAsia="Times New Roman" w:hAnsi="Arial" w:cs="Times New Roman"/>
          <w:noProof/>
          <w:color w:val="454545"/>
          <w:lang w:eastAsia="zh-CN"/>
        </w:rPr>
        <w:drawing>
          <wp:anchor distT="0" distB="0" distL="114300" distR="114300" simplePos="0" relativeHeight="251662336" behindDoc="0" locked="0" layoutInCell="1" allowOverlap="1" wp14:anchorId="0CE2B340" wp14:editId="152B929E">
            <wp:simplePos x="0" y="0"/>
            <wp:positionH relativeFrom="column">
              <wp:posOffset>3604260</wp:posOffset>
            </wp:positionH>
            <wp:positionV relativeFrom="paragraph">
              <wp:posOffset>91440</wp:posOffset>
            </wp:positionV>
            <wp:extent cx="2476500" cy="2635885"/>
            <wp:effectExtent l="0" t="0" r="0" b="0"/>
            <wp:wrapTopAndBottom/>
            <wp:docPr id="5" name="Picture 5" descr="../Downloads/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creenShot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635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Times New Roman"/>
          <w:noProof/>
          <w:color w:val="454545"/>
          <w:lang w:eastAsia="zh-CN"/>
        </w:rPr>
        <w:drawing>
          <wp:anchor distT="0" distB="0" distL="114300" distR="114300" simplePos="0" relativeHeight="251661312" behindDoc="0" locked="0" layoutInCell="1" allowOverlap="1" wp14:anchorId="1329B011" wp14:editId="3E9F2D66">
            <wp:simplePos x="0" y="0"/>
            <wp:positionH relativeFrom="column">
              <wp:posOffset>388620</wp:posOffset>
            </wp:positionH>
            <wp:positionV relativeFrom="paragraph">
              <wp:posOffset>106680</wp:posOffset>
            </wp:positionV>
            <wp:extent cx="2586990" cy="2632710"/>
            <wp:effectExtent l="0" t="0" r="3810" b="0"/>
            <wp:wrapTopAndBottom/>
            <wp:docPr id="4" name="Picture 4" descr="../Download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Sho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6990" cy="2632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B4CC4" w14:textId="4EEA5490" w:rsidR="004C7C66" w:rsidDel="00FD6274" w:rsidRDefault="004C7C66" w:rsidP="004C7C66">
      <w:pPr>
        <w:rPr>
          <w:del w:id="238" w:author="Nan Zhang" w:date="2017-07-21T12:56:00Z"/>
          <w:rFonts w:ascii="Arial" w:eastAsia="Times New Roman" w:hAnsi="Arial" w:cs="Times New Roman"/>
          <w:color w:val="454545"/>
          <w:lang w:bidi="ne-NP"/>
        </w:rPr>
      </w:pPr>
    </w:p>
    <w:p w14:paraId="444CEA52" w14:textId="0EBB045D" w:rsidR="004C7C66" w:rsidDel="00FD6274" w:rsidRDefault="004C7C66" w:rsidP="004C7C66">
      <w:pPr>
        <w:rPr>
          <w:del w:id="239" w:author="Nan Zhang" w:date="2017-07-21T12:56:00Z"/>
          <w:rFonts w:ascii="Arial" w:eastAsia="Times New Roman" w:hAnsi="Arial" w:cs="Times New Roman"/>
          <w:color w:val="454545"/>
          <w:lang w:bidi="ne-NP"/>
        </w:rPr>
      </w:pPr>
    </w:p>
    <w:p w14:paraId="55C633F0" w14:textId="37A3146A" w:rsidR="004C7C66" w:rsidDel="00FD6274" w:rsidRDefault="004C7C66" w:rsidP="004C7C66">
      <w:pPr>
        <w:rPr>
          <w:del w:id="240" w:author="Nan Zhang" w:date="2017-07-21T12:56:00Z"/>
          <w:rFonts w:ascii="Arial" w:eastAsia="Times New Roman" w:hAnsi="Arial" w:cs="Times New Roman"/>
          <w:color w:val="454545"/>
          <w:lang w:bidi="ne-NP"/>
        </w:rPr>
      </w:pPr>
    </w:p>
    <w:p w14:paraId="2FC36A76" w14:textId="0652FBEE" w:rsidR="004C7C66" w:rsidDel="00FD6274" w:rsidRDefault="004C7C66" w:rsidP="004C7C66">
      <w:pPr>
        <w:rPr>
          <w:del w:id="241" w:author="Nan Zhang" w:date="2017-07-21T12:56:00Z"/>
          <w:rFonts w:ascii="Arial" w:eastAsia="Times New Roman" w:hAnsi="Arial" w:cs="Times New Roman"/>
          <w:color w:val="454545"/>
          <w:lang w:bidi="ne-NP"/>
        </w:rPr>
      </w:pPr>
    </w:p>
    <w:p w14:paraId="76D7F666" w14:textId="38978FA3" w:rsidR="004C7C66" w:rsidDel="00FD6274" w:rsidRDefault="004C7C66" w:rsidP="004C7C66">
      <w:pPr>
        <w:rPr>
          <w:del w:id="242" w:author="Nan Zhang" w:date="2017-07-21T12:56:00Z"/>
          <w:rFonts w:ascii="Arial" w:eastAsia="Times New Roman" w:hAnsi="Arial" w:cs="Times New Roman"/>
          <w:color w:val="454545"/>
          <w:lang w:bidi="ne-NP"/>
        </w:rPr>
      </w:pPr>
    </w:p>
    <w:p w14:paraId="56149679" w14:textId="296E2035" w:rsidR="004C7C66" w:rsidDel="00FD6274" w:rsidRDefault="004C7C66" w:rsidP="004C7C66">
      <w:pPr>
        <w:rPr>
          <w:del w:id="243" w:author="Nan Zhang" w:date="2017-07-21T12:56:00Z"/>
          <w:rFonts w:ascii="Arial" w:eastAsia="Times New Roman" w:hAnsi="Arial" w:cs="Times New Roman"/>
          <w:color w:val="454545"/>
          <w:lang w:bidi="ne-NP"/>
        </w:rPr>
      </w:pPr>
    </w:p>
    <w:p w14:paraId="6EDD7DB1" w14:textId="00D64961" w:rsidR="004C7C66" w:rsidDel="00FD6274" w:rsidRDefault="004C7C66" w:rsidP="004C7C66">
      <w:pPr>
        <w:rPr>
          <w:del w:id="244" w:author="Nan Zhang" w:date="2017-07-21T12:56:00Z"/>
          <w:rFonts w:ascii="Arial" w:eastAsia="Times New Roman" w:hAnsi="Arial" w:cs="Times New Roman"/>
          <w:color w:val="454545"/>
          <w:lang w:bidi="ne-NP"/>
        </w:rPr>
      </w:pPr>
    </w:p>
    <w:p w14:paraId="0C0CBF35" w14:textId="37C9C397" w:rsidR="004C7C66" w:rsidDel="00FD6274" w:rsidRDefault="004C7C66" w:rsidP="004C7C66">
      <w:pPr>
        <w:rPr>
          <w:del w:id="245" w:author="Nan Zhang" w:date="2017-07-21T12:56:00Z"/>
          <w:rFonts w:ascii="Arial" w:eastAsia="Times New Roman" w:hAnsi="Arial" w:cs="Times New Roman"/>
          <w:color w:val="454545"/>
          <w:lang w:bidi="ne-NP"/>
        </w:rPr>
      </w:pPr>
    </w:p>
    <w:p w14:paraId="76E9E455" w14:textId="3801D22C" w:rsidR="004C7C66" w:rsidDel="00FD6274" w:rsidRDefault="004C7C66" w:rsidP="004C7C66">
      <w:pPr>
        <w:rPr>
          <w:del w:id="246" w:author="Nan Zhang" w:date="2017-07-21T12:56:00Z"/>
          <w:rFonts w:ascii="Arial" w:eastAsia="Times New Roman" w:hAnsi="Arial" w:cs="Times New Roman"/>
          <w:color w:val="454545"/>
          <w:lang w:bidi="ne-NP"/>
        </w:rPr>
      </w:pPr>
    </w:p>
    <w:p w14:paraId="05E98971" w14:textId="38E8B229" w:rsidR="004C7C66" w:rsidDel="00FD6274" w:rsidRDefault="004C7C66" w:rsidP="004C7C66">
      <w:pPr>
        <w:rPr>
          <w:del w:id="247" w:author="Nan Zhang" w:date="2017-07-21T12:56:00Z"/>
          <w:rFonts w:ascii="Arial" w:eastAsia="Times New Roman" w:hAnsi="Arial" w:cs="Times New Roman"/>
          <w:color w:val="454545"/>
          <w:lang w:bidi="ne-NP"/>
        </w:rPr>
      </w:pPr>
    </w:p>
    <w:p w14:paraId="6B4A7191" w14:textId="52079002" w:rsidR="004C7C66" w:rsidDel="00FD6274" w:rsidRDefault="004C7C66" w:rsidP="004C7C66">
      <w:pPr>
        <w:rPr>
          <w:del w:id="248" w:author="Nan Zhang" w:date="2017-07-21T12:56:00Z"/>
          <w:rFonts w:ascii="Arial" w:eastAsia="Times New Roman" w:hAnsi="Arial" w:cs="Times New Roman"/>
          <w:color w:val="454545"/>
          <w:lang w:bidi="ne-NP"/>
        </w:rPr>
      </w:pPr>
    </w:p>
    <w:p w14:paraId="422BD20E" w14:textId="0CB5972A" w:rsidR="004C7C66" w:rsidRDefault="004C7C66" w:rsidP="004C7C66">
      <w:pPr>
        <w:rPr>
          <w:rFonts w:ascii="Arial" w:eastAsia="Times New Roman" w:hAnsi="Arial" w:cs="Times New Roman"/>
          <w:color w:val="454545"/>
          <w:lang w:bidi="ne-NP"/>
        </w:rPr>
      </w:pPr>
    </w:p>
    <w:p w14:paraId="61617715" w14:textId="70C08550" w:rsidR="004C7C66" w:rsidDel="00FD6274" w:rsidRDefault="004C7C66" w:rsidP="004C7C66">
      <w:pPr>
        <w:rPr>
          <w:del w:id="249" w:author="Nan Zhang" w:date="2017-07-21T12:57:00Z"/>
          <w:rFonts w:ascii="Arial" w:eastAsia="Times New Roman" w:hAnsi="Arial" w:cs="Times New Roman"/>
          <w:color w:val="454545"/>
          <w:lang w:bidi="ne-NP"/>
        </w:rPr>
      </w:pPr>
    </w:p>
    <w:p w14:paraId="73223C43" w14:textId="24C73CCF" w:rsidR="004C7C66" w:rsidRPr="00103A11" w:rsidDel="00FD6274" w:rsidRDefault="004C7C66" w:rsidP="004C7C66">
      <w:pPr>
        <w:rPr>
          <w:del w:id="250" w:author="Nan Zhang" w:date="2017-07-21T12:57:00Z"/>
          <w:rFonts w:ascii="Arial" w:eastAsia="Times New Roman" w:hAnsi="Arial" w:cs="Times New Roman"/>
          <w:color w:val="454545"/>
          <w:lang w:bidi="ne-NP"/>
        </w:rPr>
      </w:pPr>
    </w:p>
    <w:p w14:paraId="1DDAAC5F" w14:textId="0CAE987A" w:rsidR="00103A11" w:rsidDel="00963FD3" w:rsidRDefault="00103A11">
      <w:pPr>
        <w:rPr>
          <w:del w:id="251" w:author="Nan Zhang" w:date="2017-07-19T14:19:00Z"/>
          <w:rFonts w:ascii="Arial" w:eastAsia="Times New Roman" w:hAnsi="Arial" w:cs="Times New Roman"/>
          <w:color w:val="454545"/>
          <w:lang w:bidi="ne-NP"/>
        </w:rPr>
        <w:pPrChange w:id="252" w:author="Nan Zhang" w:date="2017-07-19T14:19:00Z">
          <w:pPr>
            <w:numPr>
              <w:numId w:val="1"/>
            </w:numPr>
            <w:tabs>
              <w:tab w:val="num" w:pos="720"/>
            </w:tabs>
            <w:ind w:left="720" w:hanging="360"/>
          </w:pPr>
        </w:pPrChange>
      </w:pPr>
      <w:r w:rsidRPr="00103A11">
        <w:rPr>
          <w:rFonts w:ascii="Arial" w:eastAsia="Times New Roman" w:hAnsi="Arial" w:cs="Times New Roman"/>
          <w:color w:val="454545"/>
          <w:lang w:bidi="ne-NP"/>
        </w:rPr>
        <w:t>Click ‘Export Mesh</w:t>
      </w:r>
      <w:ins w:id="253" w:author="Nan Zhang" w:date="2017-07-19T14:18:00Z">
        <w:r w:rsidR="00E8124E">
          <w:rPr>
            <w:rFonts w:ascii="Arial" w:eastAsia="Times New Roman" w:hAnsi="Arial" w:cs="Times New Roman"/>
            <w:color w:val="454545"/>
            <w:lang w:bidi="ne-NP"/>
          </w:rPr>
          <w:t>’</w:t>
        </w:r>
      </w:ins>
      <w:r w:rsidRPr="00103A11">
        <w:rPr>
          <w:rFonts w:ascii="Arial" w:eastAsia="Times New Roman" w:hAnsi="Arial" w:cs="Times New Roman"/>
          <w:color w:val="454545"/>
          <w:lang w:bidi="ne-NP"/>
        </w:rPr>
        <w:t xml:space="preserve">. </w:t>
      </w:r>
      <w:ins w:id="254" w:author="Nan Zhang" w:date="2017-07-19T14:19:00Z">
        <w:r w:rsidR="00E8124E">
          <w:rPr>
            <w:rFonts w:ascii="Arial" w:eastAsia="Times New Roman" w:hAnsi="Arial" w:cs="Times New Roman"/>
            <w:color w:val="454545"/>
            <w:lang w:bidi="ne-NP"/>
          </w:rPr>
          <w:t>(Make sure that you have chosen the Poisson layer.</w:t>
        </w:r>
        <w:r w:rsidR="00E8124E" w:rsidRPr="00E8124E">
          <w:rPr>
            <w:rFonts w:ascii="Arial" w:eastAsia="Times New Roman" w:hAnsi="Arial" w:cs="Times New Roman"/>
            <w:color w:val="454545"/>
            <w:lang w:bidi="ne-NP"/>
          </w:rPr>
          <w:t>)</w:t>
        </w:r>
      </w:ins>
      <w:ins w:id="255" w:author="Nan Zhang" w:date="2017-07-21T12:59:00Z">
        <w:r w:rsidR="00FD6274">
          <w:rPr>
            <w:rFonts w:ascii="Arial" w:eastAsia="Times New Roman" w:hAnsi="Arial" w:cs="Times New Roman"/>
            <w:color w:val="454545"/>
            <w:lang w:bidi="ne-NP"/>
          </w:rPr>
          <w:t xml:space="preserve"> </w:t>
        </w:r>
      </w:ins>
      <w:bookmarkStart w:id="256" w:name="_GoBack"/>
      <w:bookmarkEnd w:id="256"/>
      <w:r w:rsidRPr="00E8124E">
        <w:rPr>
          <w:rFonts w:ascii="Arial" w:eastAsia="Times New Roman" w:hAnsi="Arial" w:cs="Times New Roman"/>
          <w:color w:val="454545"/>
          <w:lang w:bidi="ne-NP"/>
        </w:rPr>
        <w:t>At the bottom left, click on ‘ALL’. Click OK. Will ask you to name the file. Saves as a .ply file. </w:t>
      </w:r>
      <w:ins w:id="257" w:author="Nan Zhang" w:date="2017-07-19T14:19:00Z">
        <w:r w:rsidR="00E8124E" w:rsidRPr="00E8124E" w:rsidDel="00E8124E">
          <w:rPr>
            <w:rFonts w:ascii="Arial" w:eastAsia="Times New Roman" w:hAnsi="Arial" w:cs="Times New Roman"/>
            <w:color w:val="454545"/>
            <w:lang w:bidi="ne-NP"/>
          </w:rPr>
          <w:t xml:space="preserve"> </w:t>
        </w:r>
      </w:ins>
    </w:p>
    <w:p w14:paraId="7C7FF6DA" w14:textId="77777777" w:rsidR="00963FD3" w:rsidRPr="00E8124E" w:rsidRDefault="00963FD3">
      <w:pPr>
        <w:numPr>
          <w:ilvl w:val="0"/>
          <w:numId w:val="1"/>
        </w:numPr>
        <w:rPr>
          <w:ins w:id="258" w:author="Nan Zhang" w:date="2017-07-21T12:22:00Z"/>
          <w:rFonts w:ascii="Arial" w:eastAsia="Times New Roman" w:hAnsi="Arial" w:cs="Times New Roman"/>
          <w:color w:val="454545"/>
          <w:lang w:bidi="ne-NP"/>
        </w:rPr>
      </w:pPr>
    </w:p>
    <w:p w14:paraId="543330A2" w14:textId="06E37954" w:rsidR="003B7373" w:rsidRDefault="003B7373" w:rsidP="00963FD3">
      <w:pPr>
        <w:pStyle w:val="Title"/>
        <w:rPr>
          <w:ins w:id="259" w:author="Nan Zhang" w:date="2017-07-19T14:10:00Z"/>
          <w:rFonts w:ascii="Arial" w:eastAsia="Times New Roman"/>
          <w:lang w:bidi="ne-NP"/>
        </w:rPr>
        <w:pPrChange w:id="260" w:author="Nan Zhang" w:date="2017-07-21T12:22:00Z">
          <w:pPr>
            <w:numPr>
              <w:numId w:val="1"/>
            </w:numPr>
            <w:tabs>
              <w:tab w:val="num" w:pos="720"/>
            </w:tabs>
            <w:ind w:left="720" w:hanging="360"/>
          </w:pPr>
        </w:pPrChange>
      </w:pPr>
      <w:ins w:id="261" w:author="Nan Zhang" w:date="2017-07-19T14:10:00Z">
        <w:r>
          <w:rPr>
            <w:lang w:eastAsia="zh-CN" w:bidi="ne-NP"/>
          </w:rPr>
          <w:t>P</w:t>
        </w:r>
        <w:r>
          <w:rPr>
            <w:rFonts w:hint="eastAsia"/>
            <w:lang w:eastAsia="zh-CN" w:bidi="ne-NP"/>
          </w:rPr>
          <w:t>inpoint</w:t>
        </w:r>
      </w:ins>
      <w:ins w:id="262" w:author="Nan Zhang" w:date="2017-07-21T12:22:00Z">
        <w:r w:rsidR="00963FD3">
          <w:rPr>
            <w:lang w:eastAsia="zh-CN" w:bidi="ne-NP"/>
          </w:rPr>
          <w:t>ing</w:t>
        </w:r>
      </w:ins>
    </w:p>
    <w:p w14:paraId="69137DD1" w14:textId="4D4110ED"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Open Matlab.</w:t>
      </w:r>
      <w:r w:rsidRPr="00A96DA5">
        <w:rPr>
          <w:rFonts w:ascii="Arial" w:eastAsia="Times New Roman" w:hAnsi="Arial" w:cs="Times New Roman"/>
          <w:color w:val="454545"/>
          <w:lang w:bidi="ne-NP"/>
        </w:rPr>
        <w:t> </w:t>
      </w:r>
    </w:p>
    <w:p w14:paraId="2BCEBBCE" w14:textId="5D5601BA"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Transfer the .ply file from VisualSFM to Matlab folder.</w:t>
      </w:r>
      <w:r w:rsidRPr="00A96DA5">
        <w:rPr>
          <w:rFonts w:ascii="Arial" w:eastAsia="Times New Roman" w:hAnsi="Arial" w:cs="Times New Roman"/>
          <w:color w:val="454545"/>
          <w:lang w:bidi="ne-NP"/>
        </w:rPr>
        <w:t> </w:t>
      </w:r>
    </w:p>
    <w:p w14:paraId="3507917F" w14:textId="2F33377C" w:rsid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Open Photo_load.m file and run code up until for loop. Will ask to select file. Select .ply file.</w:t>
      </w:r>
      <w:r w:rsidRPr="00A96DA5">
        <w:rPr>
          <w:rFonts w:ascii="Arial" w:eastAsia="Times New Roman" w:hAnsi="Arial" w:cs="Times New Roman"/>
          <w:color w:val="454545"/>
          <w:lang w:bidi="ne-NP"/>
        </w:rPr>
        <w:t> </w:t>
      </w:r>
    </w:p>
    <w:p w14:paraId="726F3DB0" w14:textId="77777777" w:rsidR="00157414" w:rsidRDefault="00157414" w:rsidP="00157414">
      <w:pPr>
        <w:rPr>
          <w:rFonts w:ascii="Arial" w:eastAsia="Times New Roman" w:hAnsi="Arial" w:cs="Times New Roman"/>
          <w:color w:val="454545"/>
          <w:lang w:bidi="ne-NP"/>
        </w:rPr>
      </w:pPr>
    </w:p>
    <w:p w14:paraId="61B04B74" w14:textId="5F9CDF06" w:rsidR="00157414" w:rsidRDefault="00157414">
      <w:pPr>
        <w:numPr>
          <w:ilvl w:val="0"/>
          <w:numId w:val="1"/>
        </w:numPr>
        <w:rPr>
          <w:rFonts w:ascii="Arial" w:eastAsia="Times New Roman" w:hAnsi="Arial" w:cs="Times New Roman"/>
          <w:color w:val="454545"/>
          <w:lang w:bidi="ne-NP"/>
        </w:rPr>
        <w:pPrChange w:id="263" w:author="Nan Zhang" w:date="2017-07-19T14:13:00Z">
          <w:pPr/>
        </w:pPrChange>
      </w:pPr>
      <w:r>
        <w:rPr>
          <w:rFonts w:ascii="Arial" w:eastAsia="Times New Roman" w:hAnsi="Arial" w:cs="Times New Roman"/>
          <w:color w:val="454545"/>
          <w:lang w:bidi="ne-NP"/>
        </w:rPr>
        <w:t xml:space="preserve">  </w:t>
      </w:r>
      <w:del w:id="264" w:author="Nan Zhang" w:date="2017-07-19T14:13:00Z">
        <w:r w:rsidDel="00833829">
          <w:rPr>
            <w:rFonts w:ascii="Arial" w:eastAsia="Times New Roman" w:hAnsi="Arial" w:cs="Times New Roman"/>
            <w:color w:val="454545"/>
            <w:lang w:bidi="ne-NP"/>
          </w:rPr>
          <w:delText xml:space="preserve">  </w:delText>
        </w:r>
      </w:del>
      <w:r>
        <w:rPr>
          <w:rFonts w:ascii="Arial" w:eastAsia="Times New Roman" w:hAnsi="Arial" w:cs="Times New Roman"/>
          <w:color w:val="454545"/>
          <w:lang w:bidi="ne-NP"/>
        </w:rPr>
        <w:t xml:space="preserve">%%command </w:t>
      </w:r>
      <w:ins w:id="265" w:author="Nan Zhang" w:date="2017-07-21T12:23:00Z">
        <w:r w:rsidR="00963FD3">
          <w:rPr>
            <w:rFonts w:ascii="Arial" w:eastAsia="Times New Roman" w:hAnsi="Arial" w:cs="Times New Roman"/>
            <w:color w:val="454545"/>
            <w:lang w:bidi="ne-NP"/>
          </w:rPr>
          <w:t xml:space="preserve">of transferring and opening step are </w:t>
        </w:r>
      </w:ins>
      <w:r>
        <w:rPr>
          <w:rFonts w:ascii="Arial" w:eastAsia="Times New Roman" w:hAnsi="Arial" w:cs="Times New Roman"/>
          <w:color w:val="454545"/>
          <w:lang w:bidi="ne-NP"/>
        </w:rPr>
        <w:t>as following</w:t>
      </w:r>
    </w:p>
    <w:p w14:paraId="43C32B9B" w14:textId="151AB92B" w:rsidR="00157414" w:rsidRDefault="00157414">
      <w:pPr>
        <w:ind w:firstLine="720"/>
        <w:rPr>
          <w:rFonts w:ascii="Arial" w:eastAsia="Times New Roman" w:hAnsi="Arial" w:cs="Times New Roman"/>
          <w:color w:val="454545"/>
          <w:lang w:bidi="ne-NP"/>
        </w:rPr>
        <w:pPrChange w:id="266" w:author="Nan Zhang" w:date="2017-07-19T14:13:00Z">
          <w:pPr/>
        </w:pPrChange>
      </w:pPr>
      <w:r>
        <w:rPr>
          <w:rFonts w:ascii="Arial" w:eastAsia="Times New Roman" w:hAnsi="Arial" w:cs="Times New Roman"/>
          <w:color w:val="454545"/>
          <w:lang w:bidi="ne-NP"/>
        </w:rPr>
        <w:t xml:space="preserve">    pcread(‘filename.ply’)</w:t>
      </w:r>
    </w:p>
    <w:p w14:paraId="425AB99D" w14:textId="4C1C5DDA" w:rsidR="00157414" w:rsidRDefault="00157414" w:rsidP="00157414">
      <w:pPr>
        <w:rPr>
          <w:rFonts w:ascii="Arial" w:eastAsia="Times New Roman" w:hAnsi="Arial" w:cs="Times New Roman"/>
          <w:color w:val="454545"/>
          <w:lang w:bidi="ne-NP"/>
        </w:rPr>
      </w:pPr>
      <w:r>
        <w:rPr>
          <w:rFonts w:ascii="Arial" w:eastAsia="Times New Roman" w:hAnsi="Arial" w:cs="Times New Roman"/>
          <w:color w:val="454545"/>
          <w:lang w:bidi="ne-NP"/>
        </w:rPr>
        <w:t xml:space="preserve">   </w:t>
      </w:r>
      <w:ins w:id="267" w:author="Nan Zhang" w:date="2017-07-19T14:13:00Z">
        <w:r w:rsidR="00833829">
          <w:rPr>
            <w:rFonts w:ascii="Arial" w:eastAsia="Times New Roman" w:hAnsi="Arial" w:cs="Times New Roman"/>
            <w:color w:val="454545"/>
            <w:lang w:bidi="ne-NP"/>
          </w:rPr>
          <w:tab/>
          <w:t xml:space="preserve">   </w:t>
        </w:r>
      </w:ins>
      <w:r>
        <w:rPr>
          <w:rFonts w:ascii="Arial" w:eastAsia="Times New Roman" w:hAnsi="Arial" w:cs="Times New Roman"/>
          <w:color w:val="454545"/>
          <w:lang w:bidi="ne-NP"/>
        </w:rPr>
        <w:t xml:space="preserve"> pcshow(ans)</w:t>
      </w:r>
    </w:p>
    <w:p w14:paraId="784D45DB" w14:textId="77777777" w:rsidR="00157414" w:rsidRPr="00103A11" w:rsidRDefault="00157414" w:rsidP="00157414">
      <w:pPr>
        <w:rPr>
          <w:rFonts w:ascii="Arial" w:eastAsia="Times New Roman" w:hAnsi="Arial" w:cs="Times New Roman"/>
          <w:color w:val="454545"/>
          <w:lang w:bidi="ne-NP"/>
        </w:rPr>
      </w:pPr>
    </w:p>
    <w:p w14:paraId="29234722" w14:textId="2024C3EC" w:rsidR="004C7C66" w:rsidRPr="00103A11" w:rsidRDefault="00103A11" w:rsidP="004C7C66">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Will l</w:t>
      </w:r>
      <w:r w:rsidR="004C7C66">
        <w:rPr>
          <w:rFonts w:ascii="Arial" w:eastAsia="Times New Roman" w:hAnsi="Arial" w:cs="Times New Roman"/>
          <w:color w:val="454545"/>
          <w:lang w:bidi="ne-NP"/>
        </w:rPr>
        <w:t xml:space="preserve">oad the reconstructed head file, Picture </w:t>
      </w:r>
      <w:ins w:id="268" w:author="Nan Zhang" w:date="2017-07-21T12:24:00Z">
        <w:r w:rsidR="00963FD3">
          <w:rPr>
            <w:rFonts w:ascii="Arial" w:eastAsia="Times New Roman" w:hAnsi="Arial" w:cs="Times New Roman"/>
            <w:color w:val="454545"/>
            <w:lang w:bidi="ne-NP"/>
          </w:rPr>
          <w:t>5</w:t>
        </w:r>
      </w:ins>
      <w:del w:id="269" w:author="Nan Zhang" w:date="2017-07-21T12:24:00Z">
        <w:r w:rsidR="004C7C66" w:rsidDel="00963FD3">
          <w:rPr>
            <w:rFonts w:ascii="Arial" w:eastAsia="Times New Roman" w:hAnsi="Arial" w:cs="Times New Roman"/>
            <w:color w:val="454545"/>
            <w:lang w:bidi="ne-NP"/>
          </w:rPr>
          <w:delText>4</w:delText>
        </w:r>
      </w:del>
      <w:r w:rsidR="004C7C66">
        <w:rPr>
          <w:rFonts w:ascii="Arial" w:eastAsia="Times New Roman" w:hAnsi="Arial" w:cs="Times New Roman"/>
          <w:color w:val="454545"/>
          <w:lang w:bidi="ne-NP"/>
        </w:rPr>
        <w:t xml:space="preserve">. </w:t>
      </w:r>
    </w:p>
    <w:p w14:paraId="194A7D12" w14:textId="3BDB7AF5" w:rsidR="00103A11" w:rsidRDefault="00103A11" w:rsidP="00103A11">
      <w:pPr>
        <w:numPr>
          <w:ilvl w:val="0"/>
          <w:numId w:val="1"/>
        </w:numPr>
        <w:rPr>
          <w:ins w:id="270" w:author="Nan Zhang" w:date="2017-07-19T10:39:00Z"/>
          <w:rFonts w:ascii="Arial" w:eastAsia="Times New Roman" w:hAnsi="Arial" w:cs="Times New Roman"/>
          <w:color w:val="454545"/>
          <w:lang w:bidi="ne-NP"/>
        </w:rPr>
      </w:pPr>
      <w:r w:rsidRPr="00103A11">
        <w:rPr>
          <w:rFonts w:ascii="Arial" w:eastAsia="Times New Roman" w:hAnsi="Arial" w:cs="Times New Roman"/>
          <w:color w:val="454545"/>
          <w:lang w:bidi="ne-NP"/>
        </w:rPr>
        <w:t>VERY IMPORTANT STEP: estimate the 5 references points on the virtual head and click on ‘Data Cursor’ tool to pinpoint xyz coordinates. Try to be as accurate as possible. 5 reference points should be labeled on virtual head in this order: Nz, Cz, In, LA, RA.</w:t>
      </w:r>
      <w:r w:rsidRPr="00A96DA5">
        <w:rPr>
          <w:rFonts w:ascii="Arial" w:eastAsia="Times New Roman" w:hAnsi="Arial" w:cs="Times New Roman"/>
          <w:color w:val="454545"/>
          <w:lang w:bidi="ne-NP"/>
        </w:rPr>
        <w:t> </w:t>
      </w:r>
    </w:p>
    <w:p w14:paraId="6E08CC70" w14:textId="3285D935" w:rsidR="00665231" w:rsidRPr="00467CF8" w:rsidRDefault="00665231" w:rsidP="00467CF8">
      <w:pPr>
        <w:numPr>
          <w:ilvl w:val="0"/>
          <w:numId w:val="1"/>
        </w:numPr>
        <w:rPr>
          <w:rFonts w:ascii="Arial" w:eastAsia="Times New Roman" w:hAnsi="Arial" w:cs="Times New Roman"/>
          <w:color w:val="454545"/>
          <w:lang w:bidi="ne-NP"/>
        </w:rPr>
      </w:pPr>
      <w:ins w:id="271" w:author="Nan Zhang" w:date="2017-07-19T10:39:00Z">
        <w:r>
          <w:rPr>
            <w:rFonts w:ascii="Arial" w:eastAsia="Times New Roman" w:hAnsi="Arial" w:cs="Times New Roman"/>
            <w:color w:val="454545"/>
            <w:lang w:bidi="ne-NP"/>
          </w:rPr>
          <w:t>ATTENTION:</w:t>
        </w:r>
      </w:ins>
      <w:ins w:id="272" w:author="Nan Zhang" w:date="2017-07-19T10:40:00Z">
        <w:r>
          <w:rPr>
            <w:rFonts w:ascii="Arial" w:eastAsia="Times New Roman" w:hAnsi="Arial" w:cs="Times New Roman"/>
            <w:color w:val="454545"/>
            <w:lang w:bidi="ne-NP"/>
          </w:rPr>
          <w:t xml:space="preserve"> </w:t>
        </w:r>
      </w:ins>
      <w:ins w:id="273" w:author="Nan Zhang" w:date="2017-07-19T10:48:00Z">
        <w:r w:rsidR="00467CF8">
          <w:rPr>
            <w:rFonts w:ascii="Arial" w:eastAsia="Times New Roman" w:hAnsi="Arial" w:cs="Times New Roman"/>
            <w:color w:val="454545"/>
            <w:lang w:bidi="ne-NP"/>
          </w:rPr>
          <w:t xml:space="preserve"> </w:t>
        </w:r>
      </w:ins>
      <w:ins w:id="274" w:author="Nan Zhang" w:date="2017-07-21T12:24:00Z">
        <w:r w:rsidR="00963FD3">
          <w:rPr>
            <w:rFonts w:ascii="Arial" w:eastAsia="Times New Roman" w:hAnsi="Arial" w:cs="Times New Roman"/>
            <w:color w:val="454545"/>
            <w:lang w:bidi="ne-NP"/>
          </w:rPr>
          <w:t>Sometimes you may</w:t>
        </w:r>
      </w:ins>
      <w:ins w:id="275" w:author="Nan Zhang" w:date="2017-07-19T10:51:00Z">
        <w:r w:rsidR="00467CF8">
          <w:rPr>
            <w:rFonts w:ascii="Arial" w:eastAsia="Times New Roman" w:hAnsi="Arial" w:cs="Times New Roman"/>
            <w:color w:val="454545"/>
            <w:lang w:bidi="ne-NP"/>
          </w:rPr>
          <w:t xml:space="preserve"> choose</w:t>
        </w:r>
      </w:ins>
      <w:ins w:id="276" w:author="Nan Zhang" w:date="2017-07-19T10:48:00Z">
        <w:r w:rsidR="00467CF8">
          <w:rPr>
            <w:rFonts w:ascii="Arial" w:eastAsia="Times New Roman" w:hAnsi="Arial" w:cs="Times New Roman"/>
            <w:color w:val="454545"/>
            <w:lang w:bidi="ne-NP"/>
          </w:rPr>
          <w:t xml:space="preserve"> the point on the opposite side because there are poles on the surface </w:t>
        </w:r>
      </w:ins>
      <w:ins w:id="277" w:author="Nan Zhang" w:date="2017-07-19T10:49:00Z">
        <w:r w:rsidR="00467CF8">
          <w:rPr>
            <w:rFonts w:ascii="Arial" w:eastAsia="Times New Roman" w:hAnsi="Arial" w:cs="Times New Roman"/>
            <w:color w:val="454545"/>
            <w:lang w:bidi="ne-NP"/>
          </w:rPr>
          <w:t xml:space="preserve">of the head. </w:t>
        </w:r>
      </w:ins>
      <w:ins w:id="278" w:author="Nan Zhang" w:date="2017-07-19T10:40:00Z">
        <w:r>
          <w:rPr>
            <w:rFonts w:ascii="Arial" w:eastAsia="Times New Roman" w:hAnsi="Arial" w:cs="Times New Roman"/>
            <w:color w:val="454545"/>
            <w:lang w:bidi="ne-NP"/>
          </w:rPr>
          <w:t xml:space="preserve">You can click on </w:t>
        </w:r>
      </w:ins>
      <w:ins w:id="279" w:author="Nan Zhang" w:date="2017-07-19T10:42:00Z">
        <w:r w:rsidR="00467CF8">
          <w:rPr>
            <w:rFonts w:ascii="Arial" w:eastAsia="Times New Roman" w:hAnsi="Arial" w:cs="Times New Roman"/>
            <w:color w:val="454545"/>
            <w:lang w:bidi="ne-NP"/>
          </w:rPr>
          <w:t>Insert&gt; X</w:t>
        </w:r>
      </w:ins>
      <w:ins w:id="280" w:author="Nan Zhang" w:date="2017-07-19T10:43:00Z">
        <w:r w:rsidR="00467CF8">
          <w:rPr>
            <w:rFonts w:ascii="Arial" w:eastAsia="Times New Roman" w:hAnsi="Arial" w:cs="Times New Roman"/>
            <w:color w:val="454545"/>
            <w:lang w:bidi="ne-NP"/>
          </w:rPr>
          <w:t xml:space="preserve"> Label/ Y Label/ Z Label to make the </w:t>
        </w:r>
      </w:ins>
      <w:ins w:id="281" w:author="Nan Zhang" w:date="2017-07-19T10:45:00Z">
        <w:r w:rsidR="00467CF8" w:rsidRPr="00467CF8">
          <w:rPr>
            <w:rFonts w:ascii="Arial" w:eastAsia="Times New Roman" w:hAnsi="Arial" w:cs="Times New Roman"/>
            <w:color w:val="454545"/>
            <w:lang w:bidi="ne-NP"/>
          </w:rPr>
          <w:t>Coordinate axis</w:t>
        </w:r>
        <w:r w:rsidR="00467CF8">
          <w:rPr>
            <w:rFonts w:ascii="Arial" w:eastAsia="Times New Roman" w:hAnsi="Arial" w:cs="Times New Roman"/>
            <w:color w:val="454545"/>
            <w:lang w:bidi="ne-NP"/>
          </w:rPr>
          <w:t xml:space="preserve"> </w:t>
        </w:r>
      </w:ins>
      <w:ins w:id="282" w:author="Nan Zhang" w:date="2017-07-19T10:48:00Z">
        <w:r w:rsidR="00467CF8">
          <w:rPr>
            <w:rFonts w:ascii="Arial" w:eastAsia="Times New Roman" w:hAnsi="Arial" w:cs="Times New Roman"/>
            <w:color w:val="454545"/>
            <w:lang w:bidi="ne-NP"/>
          </w:rPr>
          <w:t xml:space="preserve">clear so that you can make sure that you have </w:t>
        </w:r>
      </w:ins>
      <w:ins w:id="283" w:author="Nan Zhang" w:date="2017-07-19T10:49:00Z">
        <w:r w:rsidR="00467CF8">
          <w:rPr>
            <w:rFonts w:ascii="Arial" w:eastAsia="Times New Roman" w:hAnsi="Arial" w:cs="Times New Roman"/>
            <w:color w:val="454545"/>
            <w:lang w:bidi="ne-NP"/>
          </w:rPr>
          <w:t>chosen</w:t>
        </w:r>
      </w:ins>
      <w:ins w:id="284" w:author="Nan Zhang" w:date="2017-07-19T10:48:00Z">
        <w:r w:rsidR="00467CF8">
          <w:rPr>
            <w:rFonts w:ascii="Arial" w:eastAsia="Times New Roman" w:hAnsi="Arial" w:cs="Times New Roman"/>
            <w:color w:val="454545"/>
            <w:lang w:bidi="ne-NP"/>
          </w:rPr>
          <w:t xml:space="preserve"> the right po</w:t>
        </w:r>
      </w:ins>
      <w:ins w:id="285" w:author="Nan Zhang" w:date="2017-07-19T10:49:00Z">
        <w:r w:rsidR="00467CF8">
          <w:rPr>
            <w:rFonts w:ascii="Arial" w:eastAsia="Times New Roman" w:hAnsi="Arial" w:cs="Times New Roman"/>
            <w:color w:val="454545"/>
            <w:lang w:bidi="ne-NP"/>
          </w:rPr>
          <w:t>sition</w:t>
        </w:r>
      </w:ins>
      <w:ins w:id="286" w:author="Nan Zhang" w:date="2017-07-19T10:50:00Z">
        <w:r w:rsidR="00467CF8">
          <w:rPr>
            <w:rFonts w:ascii="Arial" w:eastAsia="Times New Roman" w:hAnsi="Arial" w:cs="Times New Roman"/>
            <w:color w:val="454545"/>
            <w:lang w:bidi="ne-NP"/>
          </w:rPr>
          <w:t xml:space="preserve"> with the help of xyz coordinates</w:t>
        </w:r>
      </w:ins>
      <w:ins w:id="287" w:author="Nan Zhang" w:date="2017-07-19T10:48:00Z">
        <w:r w:rsidR="00467CF8">
          <w:rPr>
            <w:rFonts w:ascii="Arial" w:eastAsia="Times New Roman" w:hAnsi="Arial" w:cs="Times New Roman"/>
            <w:color w:val="454545"/>
            <w:lang w:bidi="ne-NP"/>
          </w:rPr>
          <w:t>.</w:t>
        </w:r>
      </w:ins>
    </w:p>
    <w:p w14:paraId="23B74DE7" w14:textId="65E4516A" w:rsidR="00DD1A0A" w:rsidRPr="00103A11" w:rsidRDefault="00665231" w:rsidP="00DD1A0A">
      <w:pPr>
        <w:numPr>
          <w:ilvl w:val="0"/>
          <w:numId w:val="1"/>
        </w:numPr>
        <w:rPr>
          <w:rFonts w:ascii="Arial" w:eastAsia="Times New Roman" w:hAnsi="Arial" w:cs="Times New Roman"/>
          <w:color w:val="454545"/>
          <w:lang w:bidi="ne-NP"/>
        </w:rPr>
      </w:pPr>
      <w:r>
        <w:rPr>
          <w:rFonts w:ascii="Arial" w:eastAsia="Times New Roman" w:hAnsi="Arial" w:cs="Times New Roman"/>
          <w:noProof/>
          <w:color w:val="454545"/>
          <w:lang w:eastAsia="zh-CN"/>
        </w:rPr>
        <w:lastRenderedPageBreak/>
        <w:drawing>
          <wp:anchor distT="0" distB="0" distL="114300" distR="114300" simplePos="0" relativeHeight="251658240" behindDoc="0" locked="0" layoutInCell="1" allowOverlap="1" wp14:anchorId="26834417" wp14:editId="7DC0FAAC">
            <wp:simplePos x="0" y="0"/>
            <wp:positionH relativeFrom="column">
              <wp:posOffset>-109220</wp:posOffset>
            </wp:positionH>
            <wp:positionV relativeFrom="paragraph">
              <wp:posOffset>407035</wp:posOffset>
            </wp:positionV>
            <wp:extent cx="6750050" cy="3088640"/>
            <wp:effectExtent l="0" t="0" r="6350" b="10160"/>
            <wp:wrapThrough wrapText="bothSides">
              <wp:wrapPolygon edited="0">
                <wp:start x="0" y="0"/>
                <wp:lineTo x="0" y="21493"/>
                <wp:lineTo x="21539" y="21493"/>
                <wp:lineTo x="21539" y="0"/>
                <wp:lineTo x="0" y="0"/>
              </wp:wrapPolygon>
            </wp:wrapThrough>
            <wp:docPr id="1" name="Picture 1" descr="Screen%20Shot%202017-07-06%20at%2011.12.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06%20at%2011.12.24%20A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0" t="1900" b="1"/>
                    <a:stretch/>
                  </pic:blipFill>
                  <pic:spPr bwMode="auto">
                    <a:xfrm>
                      <a:off x="0" y="0"/>
                      <a:ext cx="6750050" cy="3088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3A11" w:rsidRPr="00103A11">
        <w:rPr>
          <w:rFonts w:ascii="Arial" w:eastAsia="Times New Roman" w:hAnsi="Arial" w:cs="Times New Roman"/>
          <w:color w:val="454545"/>
          <w:lang w:bidi="ne-NP"/>
        </w:rPr>
        <w:t xml:space="preserve">Do the same thing with sources and detectors on the left side of head in this order: S1-S6, D1-D12. </w:t>
      </w:r>
      <w:r w:rsidR="004C7C66">
        <w:rPr>
          <w:rFonts w:ascii="Arial" w:eastAsia="Times New Roman" w:hAnsi="Arial" w:cs="Times New Roman"/>
          <w:color w:val="454545"/>
          <w:lang w:bidi="ne-NP"/>
        </w:rPr>
        <w:t xml:space="preserve">See probe setup and layout in Picture 5 below. </w:t>
      </w:r>
    </w:p>
    <w:p w14:paraId="5A34A895" w14:textId="77777777"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Carefully check to see that xyz points are correctly located on each source and detector.</w:t>
      </w:r>
      <w:r w:rsidRPr="00A96DA5">
        <w:rPr>
          <w:rFonts w:ascii="Arial" w:eastAsia="Times New Roman" w:hAnsi="Arial" w:cs="Times New Roman"/>
          <w:color w:val="454545"/>
          <w:lang w:bidi="ne-NP"/>
        </w:rPr>
        <w:t> </w:t>
      </w:r>
    </w:p>
    <w:p w14:paraId="313449C0" w14:textId="0035ACAE"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 xml:space="preserve">After locating all reference points and sources and detectors, right click on </w:t>
      </w:r>
      <w:del w:id="288" w:author="Nan Zhang" w:date="2017-07-21T12:25:00Z">
        <w:r w:rsidRPr="00103A11" w:rsidDel="00963FD3">
          <w:rPr>
            <w:rFonts w:ascii="Arial" w:eastAsia="Times New Roman" w:hAnsi="Arial" w:cs="Times New Roman"/>
            <w:color w:val="454545"/>
            <w:lang w:bidi="ne-NP"/>
          </w:rPr>
          <w:delText>the image</w:delText>
        </w:r>
      </w:del>
      <w:ins w:id="289" w:author="Nan Zhang" w:date="2017-07-21T12:25:00Z">
        <w:r w:rsidR="00963FD3">
          <w:rPr>
            <w:rFonts w:ascii="Arial" w:eastAsia="Times New Roman" w:hAnsi="Arial" w:cs="Times New Roman"/>
            <w:color w:val="454545"/>
            <w:lang w:bidi="ne-NP"/>
          </w:rPr>
          <w:t>coordinate label of whichever point</w:t>
        </w:r>
      </w:ins>
      <w:r w:rsidRPr="00103A11">
        <w:rPr>
          <w:rFonts w:ascii="Arial" w:eastAsia="Times New Roman" w:hAnsi="Arial" w:cs="Times New Roman"/>
          <w:color w:val="454545"/>
          <w:lang w:bidi="ne-NP"/>
        </w:rPr>
        <w:t xml:space="preserve"> and click on ‘Export Cursor Data to Workspace’</w:t>
      </w:r>
      <w:r w:rsidRPr="00A96DA5">
        <w:rPr>
          <w:rFonts w:ascii="Arial" w:eastAsia="Times New Roman" w:hAnsi="Arial" w:cs="Times New Roman"/>
          <w:color w:val="454545"/>
          <w:lang w:bidi="ne-NP"/>
        </w:rPr>
        <w:t> </w:t>
      </w:r>
    </w:p>
    <w:p w14:paraId="3DFE1AA0" w14:textId="77777777"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Name the file: digptsID# (e.g. digpts44)</w:t>
      </w:r>
    </w:p>
    <w:p w14:paraId="585037BA" w14:textId="58827FB6" w:rsid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In Matlab, in Photo_load mat file, run for loop to extract xyz points</w:t>
      </w:r>
      <w:r w:rsidRPr="00A96DA5">
        <w:rPr>
          <w:rFonts w:ascii="Arial" w:eastAsia="Times New Roman" w:hAnsi="Arial" w:cs="Times New Roman"/>
          <w:color w:val="454545"/>
          <w:lang w:bidi="ne-NP"/>
        </w:rPr>
        <w:t> </w:t>
      </w:r>
    </w:p>
    <w:p w14:paraId="5465C69B" w14:textId="44D4B61B" w:rsidR="00963FD3" w:rsidRPr="00963FD3" w:rsidRDefault="00963FD3" w:rsidP="00252A09">
      <w:pPr>
        <w:pStyle w:val="ListParagraph"/>
        <w:numPr>
          <w:ilvl w:val="0"/>
          <w:numId w:val="1"/>
        </w:numPr>
        <w:autoSpaceDE w:val="0"/>
        <w:autoSpaceDN w:val="0"/>
        <w:adjustRightInd w:val="0"/>
        <w:rPr>
          <w:ins w:id="290" w:author="Nan Zhang" w:date="2017-07-21T12:26:00Z"/>
          <w:rFonts w:ascii="Courier New" w:hAnsi="Courier New" w:cs="Courier New"/>
          <w:rPrChange w:id="291" w:author="Nan Zhang" w:date="2017-07-21T12:26:00Z">
            <w:rPr>
              <w:ins w:id="292" w:author="Nan Zhang" w:date="2017-07-21T12:26:00Z"/>
              <w:rFonts w:ascii="Courier New" w:hAnsi="Courier New" w:cs="Courier New"/>
              <w:color w:val="0000FF"/>
              <w:sz w:val="20"/>
              <w:szCs w:val="20"/>
            </w:rPr>
          </w:rPrChange>
        </w:rPr>
      </w:pPr>
      <w:ins w:id="293" w:author="Nan Zhang" w:date="2017-07-21T12:26:00Z">
        <w:r>
          <w:rPr>
            <w:rFonts w:ascii="Arial" w:eastAsia="Times New Roman" w:hAnsi="Arial" w:cs="Times New Roman"/>
            <w:color w:val="454545"/>
            <w:lang w:bidi="ne-NP"/>
          </w:rPr>
          <w:t xml:space="preserve">%%command of </w:t>
        </w:r>
        <w:r>
          <w:rPr>
            <w:rFonts w:ascii="Arial" w:eastAsia="Times New Roman" w:hAnsi="Arial" w:cs="Times New Roman"/>
            <w:color w:val="454545"/>
            <w:lang w:bidi="ne-NP"/>
          </w:rPr>
          <w:t>loading and running</w:t>
        </w:r>
        <w:r>
          <w:rPr>
            <w:rFonts w:ascii="Arial" w:eastAsia="Times New Roman" w:hAnsi="Arial" w:cs="Times New Roman"/>
            <w:color w:val="454545"/>
            <w:lang w:bidi="ne-NP"/>
          </w:rPr>
          <w:t xml:space="preserve"> step are as following</w:t>
        </w:r>
      </w:ins>
      <w:ins w:id="294" w:author="Nan Zhang" w:date="2017-07-21T12:27:00Z">
        <w:r>
          <w:rPr>
            <w:rFonts w:ascii="Arial" w:eastAsia="Times New Roman" w:hAnsi="Arial" w:cs="Times New Roman"/>
            <w:color w:val="454545"/>
            <w:lang w:bidi="ne-NP"/>
          </w:rPr>
          <w:t xml:space="preserve"> </w:t>
        </w:r>
      </w:ins>
    </w:p>
    <w:p w14:paraId="6B5C6093" w14:textId="1A30A297" w:rsidR="00252A09" w:rsidRPr="00252A09" w:rsidRDefault="00252A09" w:rsidP="00963FD3">
      <w:pPr>
        <w:pStyle w:val="ListParagraph"/>
        <w:numPr>
          <w:ilvl w:val="0"/>
          <w:numId w:val="1"/>
        </w:numPr>
        <w:autoSpaceDE w:val="0"/>
        <w:autoSpaceDN w:val="0"/>
        <w:adjustRightInd w:val="0"/>
        <w:rPr>
          <w:rFonts w:ascii="Courier New" w:hAnsi="Courier New" w:cs="Courier New"/>
        </w:rPr>
      </w:pPr>
      <w:r w:rsidRPr="00252A09">
        <w:rPr>
          <w:rFonts w:ascii="Courier New" w:hAnsi="Courier New" w:cs="Courier New"/>
          <w:color w:val="0000FF"/>
          <w:sz w:val="20"/>
          <w:szCs w:val="20"/>
        </w:rPr>
        <w:t>for</w:t>
      </w:r>
      <w:r w:rsidRPr="00252A09">
        <w:rPr>
          <w:rFonts w:ascii="Courier New" w:hAnsi="Courier New" w:cs="Courier New"/>
          <w:color w:val="000000"/>
          <w:sz w:val="20"/>
          <w:szCs w:val="20"/>
        </w:rPr>
        <w:t xml:space="preserve"> i=1:</w:t>
      </w:r>
      <w:del w:id="295" w:author="Nan Zhang" w:date="2017-07-21T12:26:00Z">
        <w:r w:rsidRPr="00252A09" w:rsidDel="00963FD3">
          <w:rPr>
            <w:rFonts w:ascii="Courier New" w:hAnsi="Courier New" w:cs="Courier New"/>
            <w:color w:val="000000"/>
            <w:sz w:val="20"/>
            <w:szCs w:val="20"/>
          </w:rPr>
          <w:delText>23</w:delText>
        </w:r>
      </w:del>
      <w:ins w:id="296" w:author="Nan Zhang" w:date="2017-07-21T12:26:00Z">
        <w:r w:rsidR="00963FD3">
          <w:rPr>
            <w:rFonts w:ascii="Courier New" w:hAnsi="Courier New" w:cs="Courier New"/>
            <w:color w:val="000000"/>
            <w:sz w:val="20"/>
            <w:szCs w:val="20"/>
          </w:rPr>
          <w:t>length(</w:t>
        </w:r>
      </w:ins>
      <w:ins w:id="297" w:author="Nan Zhang" w:date="2017-07-21T12:27:00Z">
        <w:r w:rsidR="00963FD3" w:rsidRPr="00963FD3">
          <w:rPr>
            <w:rFonts w:ascii="Courier New" w:hAnsi="Courier New" w:cs="Courier New"/>
            <w:color w:val="000000"/>
            <w:sz w:val="20"/>
            <w:szCs w:val="20"/>
          </w:rPr>
          <w:t>digptsID#</w:t>
        </w:r>
      </w:ins>
      <w:ins w:id="298" w:author="Nan Zhang" w:date="2017-07-21T12:26:00Z">
        <w:r w:rsidR="00963FD3">
          <w:rPr>
            <w:rFonts w:ascii="Courier New" w:hAnsi="Courier New" w:cs="Courier New"/>
            <w:color w:val="000000"/>
            <w:sz w:val="20"/>
            <w:szCs w:val="20"/>
          </w:rPr>
          <w:t>)</w:t>
        </w:r>
      </w:ins>
    </w:p>
    <w:p w14:paraId="51F1D133" w14:textId="79BCDFF7" w:rsidR="00252A09" w:rsidRPr="00252A09" w:rsidRDefault="00252A09" w:rsidP="00963FD3">
      <w:pPr>
        <w:pStyle w:val="ListParagraph"/>
        <w:numPr>
          <w:ilvl w:val="0"/>
          <w:numId w:val="1"/>
        </w:numPr>
        <w:autoSpaceDE w:val="0"/>
        <w:autoSpaceDN w:val="0"/>
        <w:adjustRightInd w:val="0"/>
        <w:rPr>
          <w:rFonts w:ascii="Courier New" w:hAnsi="Courier New" w:cs="Courier New"/>
        </w:rPr>
      </w:pPr>
      <w:r w:rsidRPr="00252A09">
        <w:rPr>
          <w:rFonts w:ascii="Courier New" w:hAnsi="Courier New" w:cs="Courier New"/>
          <w:color w:val="000000"/>
          <w:sz w:val="20"/>
          <w:szCs w:val="20"/>
        </w:rPr>
        <w:t xml:space="preserve">    position(i,:)=</w:t>
      </w:r>
      <w:ins w:id="299" w:author="Nan Zhang" w:date="2017-07-21T12:27:00Z">
        <w:r w:rsidR="00963FD3" w:rsidRPr="00963FD3">
          <w:t xml:space="preserve"> </w:t>
        </w:r>
        <w:r w:rsidR="00963FD3" w:rsidRPr="00963FD3">
          <w:rPr>
            <w:rFonts w:ascii="Courier New" w:hAnsi="Courier New" w:cs="Courier New"/>
            <w:color w:val="000000"/>
            <w:sz w:val="20"/>
            <w:szCs w:val="20"/>
          </w:rPr>
          <w:t>digptsID#</w:t>
        </w:r>
      </w:ins>
      <w:del w:id="300" w:author="Nan Zhang" w:date="2017-07-21T12:27:00Z">
        <w:r w:rsidRPr="00252A09" w:rsidDel="00963FD3">
          <w:rPr>
            <w:rFonts w:ascii="Courier New" w:hAnsi="Courier New" w:cs="Courier New"/>
            <w:color w:val="000000"/>
            <w:sz w:val="20"/>
            <w:szCs w:val="20"/>
          </w:rPr>
          <w:delText>kid1cursorData</w:delText>
        </w:r>
      </w:del>
      <w:r w:rsidRPr="00252A09">
        <w:rPr>
          <w:rFonts w:ascii="Courier New" w:hAnsi="Courier New" w:cs="Courier New"/>
          <w:color w:val="000000"/>
          <w:sz w:val="20"/>
          <w:szCs w:val="20"/>
        </w:rPr>
        <w:t>(i).Position;</w:t>
      </w:r>
    </w:p>
    <w:p w14:paraId="44F37DA6" w14:textId="77777777" w:rsidR="00252A09" w:rsidRPr="00252A09" w:rsidRDefault="00252A09" w:rsidP="00252A09">
      <w:pPr>
        <w:pStyle w:val="ListParagraph"/>
        <w:numPr>
          <w:ilvl w:val="0"/>
          <w:numId w:val="1"/>
        </w:numPr>
        <w:autoSpaceDE w:val="0"/>
        <w:autoSpaceDN w:val="0"/>
        <w:adjustRightInd w:val="0"/>
        <w:rPr>
          <w:rFonts w:ascii="Courier New" w:hAnsi="Courier New" w:cs="Courier New"/>
        </w:rPr>
      </w:pPr>
      <w:r w:rsidRPr="00252A09">
        <w:rPr>
          <w:rFonts w:ascii="Courier New" w:hAnsi="Courier New" w:cs="Courier New"/>
          <w:color w:val="0000FF"/>
          <w:sz w:val="20"/>
          <w:szCs w:val="20"/>
        </w:rPr>
        <w:t>end</w:t>
      </w:r>
    </w:p>
    <w:p w14:paraId="4C282744" w14:textId="77777777" w:rsidR="00252A09" w:rsidRPr="00252A09" w:rsidDel="00963FD3" w:rsidRDefault="00252A09" w:rsidP="00252A09">
      <w:pPr>
        <w:pStyle w:val="ListParagraph"/>
        <w:numPr>
          <w:ilvl w:val="0"/>
          <w:numId w:val="1"/>
        </w:numPr>
        <w:autoSpaceDE w:val="0"/>
        <w:autoSpaceDN w:val="0"/>
        <w:adjustRightInd w:val="0"/>
        <w:rPr>
          <w:del w:id="301" w:author="Nan Zhang" w:date="2017-07-21T12:28:00Z"/>
          <w:rFonts w:ascii="Courier New" w:hAnsi="Courier New" w:cs="Courier New"/>
        </w:rPr>
      </w:pPr>
    </w:p>
    <w:p w14:paraId="216A5744" w14:textId="13182199" w:rsidR="00252A09" w:rsidRPr="00963FD3" w:rsidDel="00963FD3" w:rsidRDefault="00252A09" w:rsidP="00252A09">
      <w:pPr>
        <w:pStyle w:val="ListParagraph"/>
        <w:numPr>
          <w:ilvl w:val="0"/>
          <w:numId w:val="1"/>
        </w:numPr>
        <w:autoSpaceDE w:val="0"/>
        <w:autoSpaceDN w:val="0"/>
        <w:adjustRightInd w:val="0"/>
        <w:rPr>
          <w:del w:id="302" w:author="Nan Zhang" w:date="2017-07-21T12:28:00Z"/>
          <w:rFonts w:ascii="Arial" w:eastAsia="Times New Roman" w:hAnsi="Arial" w:cs="Times New Roman"/>
          <w:color w:val="454545"/>
          <w:lang w:bidi="ne-NP"/>
          <w:rPrChange w:id="303" w:author="Nan Zhang" w:date="2017-07-21T12:28:00Z">
            <w:rPr>
              <w:del w:id="304" w:author="Nan Zhang" w:date="2017-07-21T12:28:00Z"/>
              <w:lang w:bidi="ne-NP"/>
            </w:rPr>
          </w:rPrChange>
        </w:rPr>
        <w:pPrChange w:id="305" w:author="Nan Zhang" w:date="2017-07-21T12:28:00Z">
          <w:pPr/>
        </w:pPrChange>
      </w:pPr>
    </w:p>
    <w:p w14:paraId="75330DBF" w14:textId="1FCDA8C6" w:rsidR="00B864F1" w:rsidDel="00963FD3" w:rsidRDefault="00B864F1" w:rsidP="00252A09">
      <w:pPr>
        <w:rPr>
          <w:del w:id="306" w:author="Nan Zhang" w:date="2017-07-21T12:28:00Z"/>
          <w:rFonts w:ascii="Arial" w:eastAsia="Times New Roman" w:hAnsi="Arial" w:cs="Times New Roman"/>
          <w:color w:val="454545"/>
          <w:lang w:bidi="ne-NP"/>
        </w:rPr>
      </w:pPr>
    </w:p>
    <w:p w14:paraId="0C0F52B2" w14:textId="2FD084A1" w:rsidR="00B864F1" w:rsidDel="00963FD3" w:rsidRDefault="00B864F1" w:rsidP="00252A09">
      <w:pPr>
        <w:rPr>
          <w:del w:id="307" w:author="Nan Zhang" w:date="2017-07-21T12:28:00Z"/>
          <w:rFonts w:ascii="Arial" w:eastAsia="Times New Roman" w:hAnsi="Arial" w:cs="Times New Roman"/>
          <w:color w:val="454545"/>
          <w:lang w:bidi="ne-NP"/>
        </w:rPr>
      </w:pPr>
    </w:p>
    <w:p w14:paraId="0007189C" w14:textId="6D7CE003" w:rsidR="00252A09" w:rsidRPr="00103A11" w:rsidDel="00963FD3" w:rsidRDefault="00252A09" w:rsidP="00252A09">
      <w:pPr>
        <w:rPr>
          <w:del w:id="308" w:author="Nan Zhang" w:date="2017-07-21T12:28:00Z"/>
          <w:rFonts w:ascii="Arial" w:eastAsia="Times New Roman" w:hAnsi="Arial" w:cs="Times New Roman"/>
          <w:color w:val="454545"/>
          <w:lang w:bidi="ne-NP"/>
        </w:rPr>
      </w:pPr>
    </w:p>
    <w:p w14:paraId="1876BEFA" w14:textId="6AAAD6E3" w:rsidR="00103A11" w:rsidRP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Create .txt file using same name as above. Copy and paste all xyz dig pts on to .txt file. SHOULD BE 23 points in the order of labeling (Nz, Cz, In, LA, PA, S1-S6, D1-D12)</w:t>
      </w:r>
    </w:p>
    <w:p w14:paraId="1E893F95" w14:textId="22007D77" w:rsidR="00103A11" w:rsidRDefault="00103A11" w:rsidP="00103A11">
      <w:pPr>
        <w:numPr>
          <w:ilvl w:val="0"/>
          <w:numId w:val="1"/>
        </w:numPr>
        <w:rPr>
          <w:rFonts w:ascii="Arial" w:eastAsia="Times New Roman" w:hAnsi="Arial" w:cs="Times New Roman"/>
          <w:color w:val="454545"/>
          <w:lang w:bidi="ne-NP"/>
        </w:rPr>
      </w:pPr>
      <w:r w:rsidRPr="00103A11">
        <w:rPr>
          <w:rFonts w:ascii="Arial" w:eastAsia="Times New Roman" w:hAnsi="Arial" w:cs="Times New Roman"/>
          <w:color w:val="454545"/>
          <w:lang w:bidi="ne-NP"/>
        </w:rPr>
        <w:t>Transfer .txt file into folder where AtlasViewer GUI is and run Frank’s scripts.</w:t>
      </w:r>
      <w:r w:rsidRPr="00A96DA5">
        <w:rPr>
          <w:rFonts w:ascii="Arial" w:eastAsia="Times New Roman" w:hAnsi="Arial" w:cs="Times New Roman"/>
          <w:color w:val="454545"/>
          <w:lang w:bidi="ne-NP"/>
        </w:rPr>
        <w:t> </w:t>
      </w:r>
    </w:p>
    <w:p w14:paraId="07DA02DE" w14:textId="51ACC0CF" w:rsidR="006F1466" w:rsidRDefault="006F1466" w:rsidP="006F1466">
      <w:pPr>
        <w:rPr>
          <w:rFonts w:ascii="Arial" w:eastAsia="Times New Roman" w:hAnsi="Arial" w:cs="Times New Roman"/>
          <w:color w:val="454545"/>
          <w:lang w:bidi="ne-NP"/>
        </w:rPr>
      </w:pPr>
    </w:p>
    <w:p w14:paraId="6B6DADF2" w14:textId="69B71A91" w:rsidR="006F1466" w:rsidDel="00963FD3" w:rsidRDefault="006F1466" w:rsidP="006F1466">
      <w:pPr>
        <w:rPr>
          <w:del w:id="309" w:author="Nan Zhang" w:date="2017-07-21T12:28:00Z"/>
          <w:rFonts w:ascii="Arial" w:eastAsia="Times New Roman" w:hAnsi="Arial" w:cs="Times New Roman"/>
          <w:color w:val="454545"/>
          <w:lang w:bidi="ne-NP"/>
        </w:rPr>
      </w:pPr>
    </w:p>
    <w:p w14:paraId="30831E0B" w14:textId="31245F05" w:rsidR="006F1466" w:rsidDel="00963FD3" w:rsidRDefault="006F1466" w:rsidP="006F1466">
      <w:pPr>
        <w:rPr>
          <w:del w:id="310" w:author="Nan Zhang" w:date="2017-07-21T12:28:00Z"/>
          <w:rFonts w:ascii="Arial" w:eastAsia="Times New Roman" w:hAnsi="Arial" w:cs="Times New Roman"/>
          <w:color w:val="454545"/>
          <w:lang w:bidi="ne-NP"/>
        </w:rPr>
      </w:pPr>
    </w:p>
    <w:p w14:paraId="5B5E002E" w14:textId="4039DBD9" w:rsidR="006F1466" w:rsidRDefault="006F1466" w:rsidP="006F1466">
      <w:pPr>
        <w:rPr>
          <w:rFonts w:ascii="Arial" w:eastAsia="Times New Roman" w:hAnsi="Arial" w:cs="Times New Roman"/>
          <w:color w:val="454545"/>
          <w:lang w:bidi="ne-NP"/>
        </w:rPr>
      </w:pPr>
    </w:p>
    <w:p w14:paraId="06B3E655" w14:textId="056B63D9" w:rsidR="006F1466" w:rsidRDefault="00963FD3" w:rsidP="00963FD3">
      <w:pPr>
        <w:pStyle w:val="Title"/>
        <w:rPr>
          <w:lang w:bidi="ne-NP"/>
        </w:rPr>
        <w:pPrChange w:id="311" w:author="Nan Zhang" w:date="2017-07-21T12:28:00Z">
          <w:pPr>
            <w:ind w:left="720"/>
          </w:pPr>
        </w:pPrChange>
      </w:pPr>
      <w:ins w:id="312" w:author="Nan Zhang" w:date="2017-07-21T12:28:00Z">
        <w:r>
          <w:rPr>
            <w:lang w:bidi="ne-NP"/>
          </w:rPr>
          <w:t>Sanity check</w:t>
        </w:r>
      </w:ins>
    </w:p>
    <w:p w14:paraId="47106BF3" w14:textId="03E23036" w:rsidR="00151A6C" w:rsidRDefault="00151A6C" w:rsidP="00151A6C">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Under path</w:t>
      </w:r>
      <w:ins w:id="313" w:author="Nan Zhang" w:date="2017-07-21T12:28:00Z">
        <w:r w:rsidR="00963FD3">
          <w:rPr>
            <w:rFonts w:ascii="Arial" w:eastAsia="Times New Roman" w:hAnsi="Arial" w:cs="Times New Roman"/>
            <w:color w:val="454545"/>
            <w:lang w:bidi="ne-NP"/>
          </w:rPr>
          <w:t xml:space="preserve"> </w:t>
        </w:r>
      </w:ins>
      <w:r>
        <w:rPr>
          <w:rFonts w:ascii="Arial" w:eastAsia="Times New Roman" w:hAnsi="Arial" w:cs="Times New Roman"/>
          <w:color w:val="454545"/>
          <w:lang w:bidi="ne-NP"/>
        </w:rPr>
        <w:t>’</w:t>
      </w:r>
      <w:r w:rsidRPr="00151A6C">
        <w:rPr>
          <w:rFonts w:ascii="Arial" w:eastAsia="Times New Roman" w:hAnsi="Arial" w:cs="Times New Roman"/>
          <w:color w:val="454545"/>
          <w:lang w:bidi="ne-NP"/>
        </w:rPr>
        <w:t>C:\Users\jodiexyx\Documents\MATLAB\Matlab_files</w:t>
      </w:r>
      <w:r>
        <w:rPr>
          <w:rFonts w:ascii="Arial" w:eastAsia="Times New Roman" w:hAnsi="Arial" w:cs="Times New Roman"/>
          <w:color w:val="454545"/>
          <w:lang w:bidi="ne-NP"/>
        </w:rPr>
        <w:t>’</w:t>
      </w:r>
    </w:p>
    <w:p w14:paraId="3DBF8ABF" w14:textId="684F58D9" w:rsidR="006F1466" w:rsidRDefault="006F1466" w:rsidP="006F1466">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Open ‘CI_data_estimation.m’</w:t>
      </w:r>
    </w:p>
    <w:p w14:paraId="66463EA1" w14:textId="4E45CC60" w:rsidR="006F1466" w:rsidRDefault="006F1466" w:rsidP="006F1466">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 xml:space="preserve">Select %%reorganizing text files, </w:t>
      </w:r>
      <w:ins w:id="314" w:author="Nan Zhang" w:date="2017-07-21T12:30:00Z">
        <w:r w:rsidR="00963FD3">
          <w:rPr>
            <w:rFonts w:ascii="Arial" w:eastAsia="Times New Roman" w:hAnsi="Arial" w:cs="Times New Roman"/>
            <w:color w:val="454545"/>
            <w:lang w:bidi="ne-NP"/>
          </w:rPr>
          <w:t>right click</w:t>
        </w:r>
      </w:ins>
      <w:ins w:id="315" w:author="Nan Zhang" w:date="2017-07-21T12:32:00Z">
        <w:r w:rsidR="00AC3D04">
          <w:rPr>
            <w:rFonts w:ascii="Arial" w:eastAsia="Times New Roman" w:hAnsi="Arial" w:cs="Times New Roman"/>
            <w:color w:val="454545"/>
            <w:lang w:bidi="ne-NP"/>
          </w:rPr>
          <w:t xml:space="preserve"> </w:t>
        </w:r>
      </w:ins>
      <w:ins w:id="316" w:author="Nan Zhang" w:date="2017-07-21T12:30:00Z">
        <w:r w:rsidR="00963FD3">
          <w:rPr>
            <w:rFonts w:ascii="Arial" w:eastAsia="Times New Roman" w:hAnsi="Arial" w:cs="Times New Roman"/>
            <w:color w:val="454545"/>
            <w:lang w:bidi="ne-NP"/>
          </w:rPr>
          <w:t>&gt;</w:t>
        </w:r>
      </w:ins>
      <w:ins w:id="317" w:author="Nan Zhang" w:date="2017-07-21T12:32:00Z">
        <w:r w:rsidR="00AC3D04">
          <w:rPr>
            <w:rFonts w:ascii="Arial" w:eastAsia="Times New Roman" w:hAnsi="Arial" w:cs="Times New Roman"/>
            <w:color w:val="454545"/>
            <w:lang w:bidi="ne-NP"/>
          </w:rPr>
          <w:t xml:space="preserve"> </w:t>
        </w:r>
      </w:ins>
      <w:r>
        <w:rPr>
          <w:rFonts w:ascii="Arial" w:eastAsia="Times New Roman" w:hAnsi="Arial" w:cs="Times New Roman"/>
          <w:color w:val="454545"/>
          <w:lang w:bidi="ne-NP"/>
        </w:rPr>
        <w:t>evaluate session</w:t>
      </w:r>
    </w:p>
    <w:p w14:paraId="6391F759" w14:textId="3246B4A8" w:rsidR="006F1466" w:rsidRDefault="006F1466" w:rsidP="006F1466">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Then select %%</w:t>
      </w:r>
      <w:r w:rsidRPr="006F1466">
        <w:rPr>
          <w:rFonts w:ascii="Arial" w:eastAsia="Times New Roman" w:hAnsi="Arial" w:cs="Times New Roman"/>
          <w:color w:val="454545"/>
          <w:lang w:bidi="ne-NP"/>
        </w:rPr>
        <w:t>Atlas Viewer GUI process</w:t>
      </w:r>
      <w:r>
        <w:rPr>
          <w:rFonts w:ascii="Arial" w:eastAsia="Times New Roman" w:hAnsi="Arial" w:cs="Times New Roman"/>
          <w:color w:val="454545"/>
          <w:lang w:bidi="ne-NP"/>
        </w:rPr>
        <w:t>, select ‘format</w:t>
      </w:r>
      <w:del w:id="318" w:author="Nan Zhang" w:date="2017-07-19T09:47:00Z">
        <w:r w:rsidDel="00F24710">
          <w:rPr>
            <w:rFonts w:ascii="Arial" w:eastAsia="Times New Roman" w:hAnsi="Arial" w:cs="Times New Roman"/>
            <w:color w:val="454545"/>
            <w:lang w:bidi="ne-NP"/>
          </w:rPr>
          <w:delText>t</w:delText>
        </w:r>
      </w:del>
      <w:r>
        <w:rPr>
          <w:rFonts w:ascii="Arial" w:eastAsia="Times New Roman" w:hAnsi="Arial" w:cs="Times New Roman"/>
          <w:color w:val="454545"/>
          <w:lang w:bidi="ne-NP"/>
        </w:rPr>
        <w:t>ed</w:t>
      </w:r>
      <w:ins w:id="319" w:author="Nan Zhang" w:date="2017-07-19T09:48:00Z">
        <w:r w:rsidR="00F24710">
          <w:rPr>
            <w:rFonts w:ascii="Arial" w:eastAsia="Times New Roman" w:hAnsi="Arial" w:cs="Times New Roman"/>
            <w:color w:val="454545"/>
            <w:lang w:bidi="ne-NP"/>
          </w:rPr>
          <w:t>.txt</w:t>
        </w:r>
      </w:ins>
      <w:r>
        <w:rPr>
          <w:rFonts w:ascii="Arial" w:eastAsia="Times New Roman" w:hAnsi="Arial" w:cs="Times New Roman"/>
          <w:color w:val="454545"/>
          <w:lang w:bidi="ne-NP"/>
        </w:rPr>
        <w:t xml:space="preserve"> ’ file, </w:t>
      </w:r>
      <w:ins w:id="320" w:author="Nan Zhang" w:date="2017-07-21T12:30:00Z">
        <w:r w:rsidR="00963FD3">
          <w:rPr>
            <w:rFonts w:ascii="Arial" w:eastAsia="Times New Roman" w:hAnsi="Arial" w:cs="Times New Roman"/>
            <w:color w:val="454545"/>
            <w:lang w:bidi="ne-NP"/>
          </w:rPr>
          <w:t>right click</w:t>
        </w:r>
      </w:ins>
      <w:ins w:id="321" w:author="Nan Zhang" w:date="2017-07-21T12:32:00Z">
        <w:r w:rsidR="00AC3D04">
          <w:rPr>
            <w:rFonts w:ascii="Arial" w:eastAsia="Times New Roman" w:hAnsi="Arial" w:cs="Times New Roman"/>
            <w:color w:val="454545"/>
            <w:lang w:bidi="ne-NP"/>
          </w:rPr>
          <w:t xml:space="preserve"> </w:t>
        </w:r>
      </w:ins>
      <w:ins w:id="322" w:author="Nan Zhang" w:date="2017-07-21T12:30:00Z">
        <w:r w:rsidR="00963FD3">
          <w:rPr>
            <w:rFonts w:ascii="Arial" w:eastAsia="Times New Roman" w:hAnsi="Arial" w:cs="Times New Roman"/>
            <w:color w:val="454545"/>
            <w:lang w:bidi="ne-NP"/>
          </w:rPr>
          <w:t>&gt;</w:t>
        </w:r>
      </w:ins>
      <w:ins w:id="323" w:author="Nan Zhang" w:date="2017-07-21T12:32:00Z">
        <w:r w:rsidR="00AC3D04">
          <w:rPr>
            <w:rFonts w:ascii="Arial" w:eastAsia="Times New Roman" w:hAnsi="Arial" w:cs="Times New Roman"/>
            <w:color w:val="454545"/>
            <w:lang w:bidi="ne-NP"/>
          </w:rPr>
          <w:t xml:space="preserve"> </w:t>
        </w:r>
      </w:ins>
      <w:r>
        <w:rPr>
          <w:rFonts w:ascii="Arial" w:eastAsia="Times New Roman" w:hAnsi="Arial" w:cs="Times New Roman"/>
          <w:color w:val="454545"/>
          <w:lang w:bidi="ne-NP"/>
        </w:rPr>
        <w:t>evaluate session</w:t>
      </w:r>
    </w:p>
    <w:p w14:paraId="0F39F732" w14:textId="35A141EB" w:rsidR="006F1466" w:rsidRDefault="006F1466" w:rsidP="006F1466">
      <w:pPr>
        <w:numPr>
          <w:ilvl w:val="0"/>
          <w:numId w:val="1"/>
        </w:numPr>
        <w:rPr>
          <w:rFonts w:ascii="Arial" w:eastAsia="Times New Roman" w:hAnsi="Arial" w:cs="Times New Roman"/>
          <w:color w:val="454545"/>
          <w:lang w:bidi="ne-NP"/>
        </w:rPr>
      </w:pPr>
      <w:r>
        <w:rPr>
          <w:rFonts w:ascii="Arial" w:eastAsia="Times New Roman" w:hAnsi="Arial" w:cs="Times New Roman"/>
          <w:color w:val="454545"/>
          <w:lang w:bidi="ne-NP"/>
        </w:rPr>
        <w:t>Run ‘Sanitycheck.m’</w:t>
      </w:r>
    </w:p>
    <w:p w14:paraId="1EC60952" w14:textId="77777777" w:rsidR="006F1466" w:rsidRDefault="006F1466" w:rsidP="006F1466">
      <w:pPr>
        <w:ind w:left="360"/>
        <w:rPr>
          <w:rFonts w:ascii="Arial" w:eastAsia="Times New Roman" w:hAnsi="Arial" w:cs="Times New Roman"/>
          <w:color w:val="454545"/>
          <w:lang w:bidi="ne-NP"/>
        </w:rPr>
      </w:pPr>
    </w:p>
    <w:p w14:paraId="2D6A9AD4" w14:textId="5C21C3EC" w:rsidR="006F1466" w:rsidDel="00AC3D04" w:rsidRDefault="006F1466" w:rsidP="006F1466">
      <w:pPr>
        <w:autoSpaceDE w:val="0"/>
        <w:autoSpaceDN w:val="0"/>
        <w:adjustRightInd w:val="0"/>
        <w:rPr>
          <w:del w:id="324" w:author="Nan Zhang" w:date="2017-07-21T12:32:00Z"/>
          <w:rFonts w:ascii="Courier New" w:hAnsi="Courier New" w:cs="Courier New"/>
        </w:rPr>
      </w:pPr>
    </w:p>
    <w:p w14:paraId="380B3AFE" w14:textId="00ADFA5E" w:rsidR="006F1466" w:rsidRPr="00103A11" w:rsidDel="00963FD3" w:rsidRDefault="006F1466" w:rsidP="006F1466">
      <w:pPr>
        <w:rPr>
          <w:del w:id="325" w:author="Nan Zhang" w:date="2017-07-21T12:29:00Z"/>
          <w:rFonts w:ascii="Arial" w:eastAsia="Times New Roman" w:hAnsi="Arial" w:cs="Times New Roman"/>
          <w:color w:val="454545"/>
          <w:lang w:bidi="ne-NP"/>
        </w:rPr>
      </w:pPr>
    </w:p>
    <w:p w14:paraId="12590AE7" w14:textId="77777777" w:rsidR="00217163" w:rsidDel="00963FD3" w:rsidRDefault="00217163">
      <w:pPr>
        <w:rPr>
          <w:del w:id="326" w:author="Nan Zhang" w:date="2017-07-21T12:29:00Z"/>
          <w:rFonts w:ascii="Arial" w:hAnsi="Arial"/>
        </w:rPr>
      </w:pPr>
    </w:p>
    <w:p w14:paraId="70752D6B" w14:textId="77777777" w:rsidR="00C03222" w:rsidRPr="00A96DA5" w:rsidRDefault="00C03222">
      <w:pPr>
        <w:rPr>
          <w:rFonts w:ascii="Arial" w:hAnsi="Arial"/>
        </w:rPr>
      </w:pPr>
    </w:p>
    <w:sectPr w:rsidR="00C03222" w:rsidRPr="00A96DA5" w:rsidSect="004C7C66">
      <w:headerReference w:type="default" r:id="rId14"/>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DB52F" w14:textId="77777777" w:rsidR="003037E1" w:rsidRDefault="003037E1" w:rsidP="004C7C66">
      <w:r>
        <w:separator/>
      </w:r>
    </w:p>
  </w:endnote>
  <w:endnote w:type="continuationSeparator" w:id="0">
    <w:p w14:paraId="00EF31E4" w14:textId="77777777" w:rsidR="003037E1" w:rsidRDefault="003037E1" w:rsidP="004C7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7EECB" w14:textId="77777777" w:rsidR="003037E1" w:rsidRDefault="003037E1" w:rsidP="004C7C66">
      <w:r>
        <w:separator/>
      </w:r>
    </w:p>
  </w:footnote>
  <w:footnote w:type="continuationSeparator" w:id="0">
    <w:p w14:paraId="161CBCC6" w14:textId="77777777" w:rsidR="003037E1" w:rsidRDefault="003037E1" w:rsidP="004C7C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137F5" w14:textId="75EC612A" w:rsidR="004C7C66" w:rsidRDefault="004C7C66">
    <w:pPr>
      <w:pStyle w:val="Header"/>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B44479"/>
    <w:multiLevelType w:val="multilevel"/>
    <w:tmpl w:val="0FDE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 Xiaosu">
    <w15:presenceInfo w15:providerId="None" w15:userId="Hu, Xiaosu"/>
  </w15:person>
  <w15:person w15:author="Nan Zhang">
    <w15:presenceInfo w15:providerId="Windows Live" w15:userId="a1090aee56ba80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11"/>
    <w:rsid w:val="00022E83"/>
    <w:rsid w:val="000441B1"/>
    <w:rsid w:val="00051083"/>
    <w:rsid w:val="0009717C"/>
    <w:rsid w:val="000D7068"/>
    <w:rsid w:val="00103A11"/>
    <w:rsid w:val="00151A6C"/>
    <w:rsid w:val="00156870"/>
    <w:rsid w:val="00157414"/>
    <w:rsid w:val="0020379A"/>
    <w:rsid w:val="00217163"/>
    <w:rsid w:val="00252A09"/>
    <w:rsid w:val="003037E1"/>
    <w:rsid w:val="0032609C"/>
    <w:rsid w:val="0033358A"/>
    <w:rsid w:val="003B7373"/>
    <w:rsid w:val="003F22FC"/>
    <w:rsid w:val="00456A28"/>
    <w:rsid w:val="00467CF8"/>
    <w:rsid w:val="00474803"/>
    <w:rsid w:val="004C7C66"/>
    <w:rsid w:val="00526C11"/>
    <w:rsid w:val="005C40EF"/>
    <w:rsid w:val="005C4D6C"/>
    <w:rsid w:val="005F0B18"/>
    <w:rsid w:val="00622C06"/>
    <w:rsid w:val="00630A0E"/>
    <w:rsid w:val="00665231"/>
    <w:rsid w:val="006C431B"/>
    <w:rsid w:val="006E0190"/>
    <w:rsid w:val="006E4F78"/>
    <w:rsid w:val="006F1466"/>
    <w:rsid w:val="006F53D1"/>
    <w:rsid w:val="00723D8F"/>
    <w:rsid w:val="0075317D"/>
    <w:rsid w:val="00755844"/>
    <w:rsid w:val="00767137"/>
    <w:rsid w:val="00776732"/>
    <w:rsid w:val="007F532C"/>
    <w:rsid w:val="008073CD"/>
    <w:rsid w:val="008138D8"/>
    <w:rsid w:val="00833829"/>
    <w:rsid w:val="00894FE7"/>
    <w:rsid w:val="008956A8"/>
    <w:rsid w:val="00917A97"/>
    <w:rsid w:val="00926B98"/>
    <w:rsid w:val="00963FD3"/>
    <w:rsid w:val="009B66B1"/>
    <w:rsid w:val="00A14FBB"/>
    <w:rsid w:val="00A95E1A"/>
    <w:rsid w:val="00A96DA5"/>
    <w:rsid w:val="00AC3D04"/>
    <w:rsid w:val="00B2241B"/>
    <w:rsid w:val="00B864F1"/>
    <w:rsid w:val="00BA29BD"/>
    <w:rsid w:val="00BD2E8D"/>
    <w:rsid w:val="00C03222"/>
    <w:rsid w:val="00C51E57"/>
    <w:rsid w:val="00CB3F76"/>
    <w:rsid w:val="00D458C4"/>
    <w:rsid w:val="00DD1A0A"/>
    <w:rsid w:val="00E71589"/>
    <w:rsid w:val="00E8124E"/>
    <w:rsid w:val="00ED3F33"/>
    <w:rsid w:val="00F24710"/>
    <w:rsid w:val="00F36E8D"/>
    <w:rsid w:val="00F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style="mso-position-horizontal:center" fill="f" fillcolor="white" stroke="f">
      <v:fill color="white" on="f"/>
      <v:stroke on="f"/>
    </o:shapedefaults>
    <o:shapelayout v:ext="edit">
      <o:idmap v:ext="edit" data="1"/>
    </o:shapelayout>
  </w:shapeDefaults>
  <w:decimalSymbol w:val="."/>
  <w:listSeparator w:val=","/>
  <w14:docId w14:val="562B834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03A11"/>
    <w:rPr>
      <w:rFonts w:ascii="Helvetica Neue" w:hAnsi="Helvetica Neue"/>
      <w:color w:val="454545"/>
      <w:sz w:val="26"/>
      <w:szCs w:val="26"/>
      <w:lang w:bidi="ne-NP"/>
    </w:rPr>
  </w:style>
  <w:style w:type="paragraph" w:customStyle="1" w:styleId="p2">
    <w:name w:val="p2"/>
    <w:basedOn w:val="Normal"/>
    <w:rsid w:val="00103A11"/>
    <w:rPr>
      <w:rFonts w:ascii="Helvetica Neue" w:hAnsi="Helvetica Neue"/>
      <w:color w:val="454545"/>
      <w:sz w:val="18"/>
      <w:szCs w:val="18"/>
      <w:lang w:bidi="ne-NP"/>
    </w:rPr>
  </w:style>
  <w:style w:type="character" w:customStyle="1" w:styleId="apple-converted-space">
    <w:name w:val="apple-converted-space"/>
    <w:basedOn w:val="DefaultParagraphFont"/>
    <w:rsid w:val="00103A11"/>
  </w:style>
  <w:style w:type="paragraph" w:styleId="Header">
    <w:name w:val="header"/>
    <w:basedOn w:val="Normal"/>
    <w:link w:val="HeaderChar"/>
    <w:uiPriority w:val="99"/>
    <w:unhideWhenUsed/>
    <w:rsid w:val="004C7C66"/>
    <w:pPr>
      <w:tabs>
        <w:tab w:val="center" w:pos="4680"/>
        <w:tab w:val="right" w:pos="9360"/>
      </w:tabs>
    </w:pPr>
  </w:style>
  <w:style w:type="character" w:customStyle="1" w:styleId="HeaderChar">
    <w:name w:val="Header Char"/>
    <w:basedOn w:val="DefaultParagraphFont"/>
    <w:link w:val="Header"/>
    <w:uiPriority w:val="99"/>
    <w:rsid w:val="004C7C66"/>
  </w:style>
  <w:style w:type="paragraph" w:styleId="Footer">
    <w:name w:val="footer"/>
    <w:basedOn w:val="Normal"/>
    <w:link w:val="FooterChar"/>
    <w:uiPriority w:val="99"/>
    <w:unhideWhenUsed/>
    <w:rsid w:val="004C7C66"/>
    <w:pPr>
      <w:tabs>
        <w:tab w:val="center" w:pos="4680"/>
        <w:tab w:val="right" w:pos="9360"/>
      </w:tabs>
    </w:pPr>
  </w:style>
  <w:style w:type="character" w:customStyle="1" w:styleId="FooterChar">
    <w:name w:val="Footer Char"/>
    <w:basedOn w:val="DefaultParagraphFont"/>
    <w:link w:val="Footer"/>
    <w:uiPriority w:val="99"/>
    <w:rsid w:val="004C7C66"/>
  </w:style>
  <w:style w:type="paragraph" w:styleId="ListParagraph">
    <w:name w:val="List Paragraph"/>
    <w:basedOn w:val="Normal"/>
    <w:uiPriority w:val="34"/>
    <w:qFormat/>
    <w:rsid w:val="00252A09"/>
    <w:pPr>
      <w:ind w:left="720"/>
      <w:contextualSpacing/>
    </w:pPr>
  </w:style>
  <w:style w:type="paragraph" w:styleId="BalloonText">
    <w:name w:val="Balloon Text"/>
    <w:basedOn w:val="Normal"/>
    <w:link w:val="BalloonTextChar"/>
    <w:uiPriority w:val="99"/>
    <w:semiHidden/>
    <w:unhideWhenUsed/>
    <w:rsid w:val="00CB3F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3F76"/>
    <w:rPr>
      <w:rFonts w:ascii="Segoe UI" w:hAnsi="Segoe UI" w:cs="Segoe UI"/>
      <w:sz w:val="18"/>
      <w:szCs w:val="18"/>
    </w:rPr>
  </w:style>
  <w:style w:type="paragraph" w:styleId="Title">
    <w:name w:val="Title"/>
    <w:basedOn w:val="Normal"/>
    <w:next w:val="Normal"/>
    <w:link w:val="TitleChar"/>
    <w:uiPriority w:val="10"/>
    <w:qFormat/>
    <w:rsid w:val="00ED3F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F33"/>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17A97"/>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458C4"/>
    <w:rPr>
      <w:sz w:val="16"/>
      <w:szCs w:val="16"/>
    </w:rPr>
  </w:style>
  <w:style w:type="paragraph" w:styleId="CommentText">
    <w:name w:val="annotation text"/>
    <w:basedOn w:val="Normal"/>
    <w:link w:val="CommentTextChar"/>
    <w:uiPriority w:val="99"/>
    <w:semiHidden/>
    <w:unhideWhenUsed/>
    <w:rsid w:val="00D458C4"/>
    <w:rPr>
      <w:sz w:val="20"/>
      <w:szCs w:val="20"/>
    </w:rPr>
  </w:style>
  <w:style w:type="character" w:customStyle="1" w:styleId="CommentTextChar">
    <w:name w:val="Comment Text Char"/>
    <w:basedOn w:val="DefaultParagraphFont"/>
    <w:link w:val="CommentText"/>
    <w:uiPriority w:val="99"/>
    <w:semiHidden/>
    <w:rsid w:val="00D458C4"/>
    <w:rPr>
      <w:sz w:val="20"/>
      <w:szCs w:val="20"/>
    </w:rPr>
  </w:style>
  <w:style w:type="paragraph" w:styleId="CommentSubject">
    <w:name w:val="annotation subject"/>
    <w:basedOn w:val="CommentText"/>
    <w:next w:val="CommentText"/>
    <w:link w:val="CommentSubjectChar"/>
    <w:uiPriority w:val="99"/>
    <w:semiHidden/>
    <w:unhideWhenUsed/>
    <w:rsid w:val="00D458C4"/>
    <w:rPr>
      <w:b/>
      <w:bCs/>
    </w:rPr>
  </w:style>
  <w:style w:type="character" w:customStyle="1" w:styleId="CommentSubjectChar">
    <w:name w:val="Comment Subject Char"/>
    <w:basedOn w:val="CommentTextChar"/>
    <w:link w:val="CommentSubject"/>
    <w:uiPriority w:val="99"/>
    <w:semiHidden/>
    <w:rsid w:val="00D458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374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09A80-DFCA-492F-AA2B-300AFCCC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3861</TotalTime>
  <Pages>4</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Wagley</dc:creator>
  <cp:keywords/>
  <dc:description/>
  <cp:lastModifiedBy>Nan Zhang</cp:lastModifiedBy>
  <cp:revision>39</cp:revision>
  <dcterms:created xsi:type="dcterms:W3CDTF">2017-07-06T15:10:00Z</dcterms:created>
  <dcterms:modified xsi:type="dcterms:W3CDTF">2017-07-21T16:59:00Z</dcterms:modified>
</cp:coreProperties>
</file>